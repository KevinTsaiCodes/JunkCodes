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2C6" w:rsidRDefault="00A46224" w:rsidP="00E905B8">
      <w:pPr>
        <w:spacing w:after="120"/>
      </w:pPr>
      <w:r w:rsidRPr="00A46224">
        <w:rPr>
          <w:b/>
        </w:rPr>
        <w:t>1)</w:t>
      </w:r>
      <w:r>
        <w:t xml:space="preserve"> </w:t>
      </w:r>
      <w:r w:rsidR="002242C6">
        <w:t>Show that the greedy approach always ﬁnds an optimal solution for the Change problem when the coins are in the denominations D</w:t>
      </w:r>
      <w:r w:rsidR="002242C6">
        <w:rPr>
          <w:vertAlign w:val="superscript"/>
        </w:rPr>
        <w:t>0</w:t>
      </w:r>
      <w:r w:rsidR="002242C6">
        <w:t>, D</w:t>
      </w:r>
      <w:r w:rsidR="002242C6">
        <w:rPr>
          <w:vertAlign w:val="superscript"/>
        </w:rPr>
        <w:t>1</w:t>
      </w:r>
      <w:r w:rsidR="002242C6">
        <w:t>, D</w:t>
      </w:r>
      <w:r w:rsidR="002242C6">
        <w:rPr>
          <w:vertAlign w:val="superscript"/>
        </w:rPr>
        <w:t>2</w:t>
      </w:r>
      <w:r w:rsidR="002242C6">
        <w:t>,... , D</w:t>
      </w:r>
      <w:r w:rsidR="002242C6">
        <w:rPr>
          <w:vertAlign w:val="superscript"/>
        </w:rPr>
        <w:t>i</w:t>
      </w:r>
      <w:r w:rsidR="002242C6">
        <w:t xml:space="preserve"> </w:t>
      </w:r>
      <w:r w:rsidR="00E905B8">
        <w:t>for some integers i &gt; 0 and D &gt;</w:t>
      </w:r>
      <w:r w:rsidR="002242C6">
        <w:t xml:space="preserve"> 1.</w:t>
      </w:r>
    </w:p>
    <w:p w:rsidR="002242C6" w:rsidRDefault="002242C6" w:rsidP="00E905B8">
      <w:pPr>
        <w:spacing w:after="120"/>
      </w:pPr>
    </w:p>
    <w:p w:rsidR="002242C6" w:rsidRDefault="002242C6" w:rsidP="00E905B8">
      <w:pPr>
        <w:spacing w:after="120"/>
      </w:pPr>
      <w:r>
        <w:t>Let S</w:t>
      </w:r>
      <w:r>
        <w:rPr>
          <w:vertAlign w:val="subscript"/>
        </w:rPr>
        <w:t>g</w:t>
      </w:r>
      <w:r>
        <w:t xml:space="preserve"> be the greedy solution, written in polynomial order S</w:t>
      </w:r>
      <w:r>
        <w:rPr>
          <w:vertAlign w:val="subscript"/>
        </w:rPr>
        <w:t>g</w:t>
      </w:r>
      <w:r>
        <w:t xml:space="preserve"> = g</w:t>
      </w:r>
      <w:r>
        <w:rPr>
          <w:vertAlign w:val="subscript"/>
        </w:rPr>
        <w:t>i</w:t>
      </w:r>
      <w:r>
        <w:t>D</w:t>
      </w:r>
      <w:r>
        <w:rPr>
          <w:vertAlign w:val="superscript"/>
        </w:rPr>
        <w:t>i</w:t>
      </w:r>
      <w:r>
        <w:t xml:space="preserve"> + g</w:t>
      </w:r>
      <w:r>
        <w:rPr>
          <w:vertAlign w:val="subscript"/>
        </w:rPr>
        <w:t>i-1</w:t>
      </w:r>
      <w:r>
        <w:t>D</w:t>
      </w:r>
      <w:r>
        <w:rPr>
          <w:vertAlign w:val="superscript"/>
        </w:rPr>
        <w:t>i-1</w:t>
      </w:r>
      <w:r>
        <w:t xml:space="preserve"> + … + g</w:t>
      </w:r>
      <w:r>
        <w:rPr>
          <w:vertAlign w:val="subscript"/>
        </w:rPr>
        <w:t>1</w:t>
      </w:r>
      <w:r>
        <w:t>D + g</w:t>
      </w:r>
      <w:r>
        <w:rPr>
          <w:vertAlign w:val="subscript"/>
        </w:rPr>
        <w:t>0</w:t>
      </w:r>
      <w:r>
        <w:t>, and let S</w:t>
      </w:r>
      <w:r>
        <w:rPr>
          <w:vertAlign w:val="subscript"/>
        </w:rPr>
        <w:t>h</w:t>
      </w:r>
      <w:r>
        <w:t xml:space="preserve"> be a non-greedy solution S</w:t>
      </w:r>
      <w:r>
        <w:rPr>
          <w:vertAlign w:val="subscript"/>
        </w:rPr>
        <w:t>h</w:t>
      </w:r>
      <w:r>
        <w:t xml:space="preserve"> = h</w:t>
      </w:r>
      <w:r>
        <w:rPr>
          <w:vertAlign w:val="subscript"/>
        </w:rPr>
        <w:t>i</w:t>
      </w:r>
      <w:r>
        <w:t>D</w:t>
      </w:r>
      <w:r>
        <w:rPr>
          <w:vertAlign w:val="superscript"/>
        </w:rPr>
        <w:t>i</w:t>
      </w:r>
      <w:r>
        <w:t xml:space="preserve"> + h</w:t>
      </w:r>
      <w:r>
        <w:rPr>
          <w:vertAlign w:val="subscript"/>
        </w:rPr>
        <w:t>i-1</w:t>
      </w:r>
      <w:r>
        <w:t>D</w:t>
      </w:r>
      <w:r>
        <w:rPr>
          <w:vertAlign w:val="superscript"/>
        </w:rPr>
        <w:t>i-1</w:t>
      </w:r>
      <w:r>
        <w:t xml:space="preserve"> + … + h</w:t>
      </w:r>
      <w:r>
        <w:rPr>
          <w:vertAlign w:val="subscript"/>
        </w:rPr>
        <w:t>1</w:t>
      </w:r>
      <w:r>
        <w:t>D + h</w:t>
      </w:r>
      <w:r>
        <w:rPr>
          <w:vertAlign w:val="subscript"/>
        </w:rPr>
        <w:t>0</w:t>
      </w:r>
      <w:r>
        <w:t xml:space="preserve">. (All the numbers involved are positive integers.) </w:t>
      </w:r>
    </w:p>
    <w:p w:rsidR="002242C6" w:rsidRDefault="002242C6" w:rsidP="00E905B8">
      <w:pPr>
        <w:spacing w:after="120"/>
      </w:pPr>
      <w:r>
        <w:rPr>
          <w:noProof/>
        </w:rPr>
        <w:drawing>
          <wp:inline distT="0" distB="127000" distL="0" distR="0" wp14:anchorId="7FC2ECEA" wp14:editId="7407CA6F">
            <wp:extent cx="114300" cy="2159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4300" cy="215900"/>
                    </a:xfrm>
                    <a:prstGeom prst="rect">
                      <a:avLst/>
                    </a:prstGeom>
                    <a:noFill/>
                    <a:ln w="9525">
                      <a:noFill/>
                      <a:miter lim="800000"/>
                      <a:headEnd/>
                      <a:tailEnd/>
                    </a:ln>
                  </pic:spPr>
                </pic:pic>
              </a:graphicData>
            </a:graphic>
          </wp:inline>
        </w:drawing>
      </w:r>
      <w:r>
        <w:t xml:space="preserve">We are going to show that </w:t>
      </w:r>
      <w:r>
        <w:rPr>
          <w:noProof/>
        </w:rPr>
        <w:drawing>
          <wp:inline distT="0" distB="0" distL="0" distR="0" wp14:anchorId="69EE0712" wp14:editId="6B923C64">
            <wp:extent cx="825500" cy="4445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25500" cy="444500"/>
                    </a:xfrm>
                    <a:prstGeom prst="rect">
                      <a:avLst/>
                    </a:prstGeom>
                    <a:noFill/>
                    <a:ln w="9525">
                      <a:noFill/>
                      <a:miter lim="800000"/>
                      <a:headEnd/>
                      <a:tailEnd/>
                    </a:ln>
                  </pic:spPr>
                </pic:pic>
              </a:graphicData>
            </a:graphic>
          </wp:inline>
        </w:drawing>
      </w:r>
      <w:r>
        <w:t xml:space="preserve"> , which means that S</w:t>
      </w:r>
      <w:r>
        <w:rPr>
          <w:vertAlign w:val="subscript"/>
        </w:rPr>
        <w:t>g</w:t>
      </w:r>
      <w:r>
        <w:t xml:space="preserve"> is the optimal solution.</w:t>
      </w:r>
      <w:r>
        <w:rPr>
          <w:noProof/>
        </w:rPr>
        <w:drawing>
          <wp:inline distT="0" distB="127000" distL="0" distR="0" wp14:anchorId="6423B605" wp14:editId="490ADB05">
            <wp:extent cx="114300" cy="2159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4300" cy="215900"/>
                    </a:xfrm>
                    <a:prstGeom prst="rect">
                      <a:avLst/>
                    </a:prstGeom>
                    <a:noFill/>
                    <a:ln w="9525">
                      <a:noFill/>
                      <a:miter lim="800000"/>
                      <a:headEnd/>
                      <a:tailEnd/>
                    </a:ln>
                  </pic:spPr>
                </pic:pic>
              </a:graphicData>
            </a:graphic>
          </wp:inline>
        </w:drawing>
      </w:r>
    </w:p>
    <w:p w:rsidR="002242C6" w:rsidRDefault="002242C6" w:rsidP="00E905B8">
      <w:pPr>
        <w:spacing w:after="120"/>
      </w:pPr>
      <w:r>
        <w:t>Being solutions, both sums are equal to the required number of units of change: S = S</w:t>
      </w:r>
      <w:r>
        <w:rPr>
          <w:vertAlign w:val="subscript"/>
        </w:rPr>
        <w:t>g</w:t>
      </w:r>
      <w:r>
        <w:t xml:space="preserve"> = S</w:t>
      </w:r>
      <w:r>
        <w:rPr>
          <w:vertAlign w:val="subscript"/>
        </w:rPr>
        <w:t>h</w:t>
      </w:r>
      <w:r>
        <w:t xml:space="preserve">. </w:t>
      </w:r>
    </w:p>
    <w:p w:rsidR="002242C6" w:rsidRDefault="002242C6" w:rsidP="00E905B8">
      <w:pPr>
        <w:spacing w:after="120"/>
      </w:pPr>
      <w:r>
        <w:t>Since S</w:t>
      </w:r>
      <w:r>
        <w:rPr>
          <w:vertAlign w:val="subscript"/>
        </w:rPr>
        <w:t>g</w:t>
      </w:r>
      <w:r>
        <w:t xml:space="preserve"> is greedy, all the coefficients g</w:t>
      </w:r>
      <w:r>
        <w:rPr>
          <w:vertAlign w:val="subscript"/>
        </w:rPr>
        <w:t>j</w:t>
      </w:r>
      <w:r>
        <w:t xml:space="preserve"> are in the interval [0…D-1].</w:t>
      </w:r>
    </w:p>
    <w:p w:rsidR="002242C6" w:rsidRDefault="002242C6" w:rsidP="00E905B8">
      <w:pPr>
        <w:spacing w:after="120"/>
      </w:pPr>
      <w:r>
        <w:t>Since S</w:t>
      </w:r>
      <w:r>
        <w:rPr>
          <w:vertAlign w:val="subscript"/>
        </w:rPr>
        <w:t>h</w:t>
      </w:r>
      <w:r>
        <w:t xml:space="preserve"> is not greedy, let </w:t>
      </w:r>
      <w:r>
        <w:rPr>
          <w:b/>
          <w:i/>
        </w:rPr>
        <w:t>m</w:t>
      </w:r>
      <w:r>
        <w:t xml:space="preserve"> be the first index (from left to right) where S</w:t>
      </w:r>
      <w:r>
        <w:rPr>
          <w:vertAlign w:val="subscript"/>
        </w:rPr>
        <w:t>h</w:t>
      </w:r>
      <w:r>
        <w:t xml:space="preserve"> does </w:t>
      </w:r>
      <w:r>
        <w:rPr>
          <w:b/>
          <w:i/>
        </w:rPr>
        <w:t>not</w:t>
      </w:r>
      <w:r>
        <w:t xml:space="preserve"> make the greedy choice, i.e. g</w:t>
      </w:r>
      <w:r>
        <w:rPr>
          <w:vertAlign w:val="subscript"/>
        </w:rPr>
        <w:t>m</w:t>
      </w:r>
      <w:r>
        <w:t xml:space="preserve"> &gt; h</w:t>
      </w:r>
      <w:r>
        <w:rPr>
          <w:vertAlign w:val="subscript"/>
        </w:rPr>
        <w:t>m</w:t>
      </w:r>
      <w:r>
        <w:t>. By subtraction we get:</w:t>
      </w:r>
    </w:p>
    <w:p w:rsidR="002242C6" w:rsidRDefault="002242C6" w:rsidP="00E905B8">
      <w:pPr>
        <w:spacing w:after="120"/>
      </w:pPr>
      <w:r>
        <w:t>S</w:t>
      </w:r>
      <w:r>
        <w:rPr>
          <w:vertAlign w:val="subscript"/>
        </w:rPr>
        <w:t>g</w:t>
      </w:r>
      <w:r>
        <w:t xml:space="preserve"> – S</w:t>
      </w:r>
      <w:r>
        <w:rPr>
          <w:vertAlign w:val="subscript"/>
        </w:rPr>
        <w:t>h</w:t>
      </w:r>
      <w:r>
        <w:t xml:space="preserve"> = (g</w:t>
      </w:r>
      <w:r>
        <w:rPr>
          <w:vertAlign w:val="subscript"/>
        </w:rPr>
        <w:t>m</w:t>
      </w:r>
      <w:r>
        <w:t xml:space="preserve"> – h</w:t>
      </w:r>
      <w:r>
        <w:rPr>
          <w:vertAlign w:val="subscript"/>
        </w:rPr>
        <w:t>m</w:t>
      </w:r>
      <w:r>
        <w:t>)D</w:t>
      </w:r>
      <w:r>
        <w:rPr>
          <w:vertAlign w:val="superscript"/>
        </w:rPr>
        <w:t>m</w:t>
      </w:r>
      <w:r>
        <w:t xml:space="preserve"> + (g</w:t>
      </w:r>
      <w:r>
        <w:rPr>
          <w:vertAlign w:val="subscript"/>
        </w:rPr>
        <w:t>m-1</w:t>
      </w:r>
      <w:r>
        <w:t xml:space="preserve"> – h</w:t>
      </w:r>
      <w:r>
        <w:rPr>
          <w:vertAlign w:val="subscript"/>
        </w:rPr>
        <w:t>m-1</w:t>
      </w:r>
      <w:r>
        <w:t>)D</w:t>
      </w:r>
      <w:r>
        <w:rPr>
          <w:vertAlign w:val="superscript"/>
        </w:rPr>
        <w:t>m-1</w:t>
      </w:r>
      <w:r>
        <w:t xml:space="preserve"> + … + (g</w:t>
      </w:r>
      <w:r>
        <w:rPr>
          <w:vertAlign w:val="subscript"/>
        </w:rPr>
        <w:t>1</w:t>
      </w:r>
      <w:r>
        <w:t xml:space="preserve"> – h</w:t>
      </w:r>
      <w:r>
        <w:rPr>
          <w:vertAlign w:val="subscript"/>
        </w:rPr>
        <w:t>1</w:t>
      </w:r>
      <w:r>
        <w:t>)D + (g</w:t>
      </w:r>
      <w:r>
        <w:rPr>
          <w:vertAlign w:val="subscript"/>
        </w:rPr>
        <w:t>0</w:t>
      </w:r>
      <w:r>
        <w:t xml:space="preserve"> – h</w:t>
      </w:r>
      <w:r>
        <w:rPr>
          <w:vertAlign w:val="subscript"/>
        </w:rPr>
        <w:t>0</w:t>
      </w:r>
      <w:r>
        <w:t>) = 0</w:t>
      </w:r>
    </w:p>
    <w:p w:rsidR="002242C6" w:rsidRDefault="002242C6" w:rsidP="00E905B8">
      <w:pPr>
        <w:spacing w:after="120"/>
      </w:pPr>
      <w:r>
        <w:t xml:space="preserve">Since all the coefficients greater than </w:t>
      </w:r>
      <w:r>
        <w:rPr>
          <w:b/>
          <w:i/>
        </w:rPr>
        <w:t>m</w:t>
      </w:r>
      <w:r>
        <w:t xml:space="preserve"> are identical, it remains to prove that </w:t>
      </w:r>
    </w:p>
    <w:p w:rsidR="002242C6" w:rsidRDefault="002242C6" w:rsidP="00E905B8">
      <w:pPr>
        <w:spacing w:after="120"/>
      </w:pPr>
      <w:r>
        <w:t>(g</w:t>
      </w:r>
      <w:r>
        <w:rPr>
          <w:vertAlign w:val="subscript"/>
        </w:rPr>
        <w:t>m</w:t>
      </w:r>
      <w:r>
        <w:t xml:space="preserve"> – h</w:t>
      </w:r>
      <w:r>
        <w:rPr>
          <w:vertAlign w:val="subscript"/>
        </w:rPr>
        <w:t>m</w:t>
      </w:r>
      <w:r>
        <w:t>) + (g</w:t>
      </w:r>
      <w:r>
        <w:rPr>
          <w:vertAlign w:val="subscript"/>
        </w:rPr>
        <w:t>m-1</w:t>
      </w:r>
      <w:r>
        <w:t xml:space="preserve"> – h</w:t>
      </w:r>
      <w:r>
        <w:rPr>
          <w:vertAlign w:val="subscript"/>
        </w:rPr>
        <w:t>m-1</w:t>
      </w:r>
      <w:r>
        <w:t>) + … + (g</w:t>
      </w:r>
      <w:r>
        <w:rPr>
          <w:vertAlign w:val="subscript"/>
        </w:rPr>
        <w:t>1</w:t>
      </w:r>
      <w:r>
        <w:t xml:space="preserve"> – h</w:t>
      </w:r>
      <w:r>
        <w:rPr>
          <w:vertAlign w:val="subscript"/>
        </w:rPr>
        <w:t>1</w:t>
      </w:r>
      <w:r>
        <w:t>) + (g</w:t>
      </w:r>
      <w:r>
        <w:rPr>
          <w:vertAlign w:val="subscript"/>
        </w:rPr>
        <w:t>0</w:t>
      </w:r>
      <w:r>
        <w:t xml:space="preserve"> – h</w:t>
      </w:r>
      <w:r>
        <w:rPr>
          <w:vertAlign w:val="subscript"/>
        </w:rPr>
        <w:t>0</w:t>
      </w:r>
      <w:r>
        <w:t>) &lt; 0</w:t>
      </w:r>
    </w:p>
    <w:p w:rsidR="002242C6" w:rsidRDefault="002242C6" w:rsidP="00E905B8">
      <w:pPr>
        <w:spacing w:after="120"/>
      </w:pPr>
      <w:r>
        <w:t>For concision, we denote (g</w:t>
      </w:r>
      <w:r>
        <w:rPr>
          <w:vertAlign w:val="subscript"/>
        </w:rPr>
        <w:t>j</w:t>
      </w:r>
      <w:r>
        <w:t xml:space="preserve"> – h</w:t>
      </w:r>
      <w:r>
        <w:rPr>
          <w:vertAlign w:val="subscript"/>
        </w:rPr>
        <w:t>j</w:t>
      </w:r>
      <w:r>
        <w:t>) by p</w:t>
      </w:r>
      <w:r>
        <w:rPr>
          <w:vertAlign w:val="subscript"/>
        </w:rPr>
        <w:t>j</w:t>
      </w:r>
      <w:r>
        <w:t>. Remember that g</w:t>
      </w:r>
      <w:r>
        <w:rPr>
          <w:vertAlign w:val="subscript"/>
        </w:rPr>
        <w:t>m</w:t>
      </w:r>
      <w:r>
        <w:t xml:space="preserve"> &gt; h</w:t>
      </w:r>
      <w:r>
        <w:rPr>
          <w:vertAlign w:val="subscript"/>
        </w:rPr>
        <w:t>m</w:t>
      </w:r>
      <w:r>
        <w:t>, so p</w:t>
      </w:r>
      <w:r>
        <w:rPr>
          <w:vertAlign w:val="subscript"/>
        </w:rPr>
        <w:t>m</w:t>
      </w:r>
      <w:r>
        <w:t xml:space="preserve"> &gt; 0. (But we don’t know the signs of the other differences.) We now have p</w:t>
      </w:r>
      <w:r>
        <w:rPr>
          <w:vertAlign w:val="subscript"/>
        </w:rPr>
        <w:t>m</w:t>
      </w:r>
      <w:r>
        <w:t>D</w:t>
      </w:r>
      <w:r>
        <w:rPr>
          <w:vertAlign w:val="superscript"/>
        </w:rPr>
        <w:t>m</w:t>
      </w:r>
      <w:r>
        <w:t xml:space="preserve"> + p</w:t>
      </w:r>
      <w:r>
        <w:rPr>
          <w:vertAlign w:val="subscript"/>
        </w:rPr>
        <w:t>m-1</w:t>
      </w:r>
      <w:r>
        <w:t>D</w:t>
      </w:r>
      <w:r>
        <w:rPr>
          <w:vertAlign w:val="superscript"/>
        </w:rPr>
        <w:t>m-1</w:t>
      </w:r>
      <w:r>
        <w:t xml:space="preserve"> + … + p</w:t>
      </w:r>
      <w:r>
        <w:rPr>
          <w:vertAlign w:val="subscript"/>
        </w:rPr>
        <w:t>1</w:t>
      </w:r>
      <w:r>
        <w:t>D + p</w:t>
      </w:r>
      <w:r>
        <w:rPr>
          <w:vertAlign w:val="subscript"/>
        </w:rPr>
        <w:t>0</w:t>
      </w:r>
      <w:r>
        <w:t xml:space="preserve"> = 0, and we need to show that p</w:t>
      </w:r>
      <w:r>
        <w:rPr>
          <w:vertAlign w:val="subscript"/>
        </w:rPr>
        <w:t>m</w:t>
      </w:r>
      <w:r>
        <w:t xml:space="preserve">  +  p</w:t>
      </w:r>
      <w:r>
        <w:rPr>
          <w:vertAlign w:val="subscript"/>
        </w:rPr>
        <w:t>m-1</w:t>
      </w:r>
      <w:r>
        <w:t xml:space="preserve"> + … + p</w:t>
      </w:r>
      <w:r>
        <w:rPr>
          <w:vertAlign w:val="subscript"/>
        </w:rPr>
        <w:t xml:space="preserve">1 </w:t>
      </w:r>
      <w:r>
        <w:t>+ p</w:t>
      </w:r>
      <w:r>
        <w:rPr>
          <w:vertAlign w:val="subscript"/>
        </w:rPr>
        <w:t>0</w:t>
      </w:r>
      <w:r>
        <w:t xml:space="preserve"> &lt; 0.</w:t>
      </w:r>
    </w:p>
    <w:p w:rsidR="002242C6" w:rsidRDefault="002242C6" w:rsidP="00E905B8">
      <w:pPr>
        <w:spacing w:after="120"/>
      </w:pPr>
      <w:r>
        <w:t>Apply induction on m:</w:t>
      </w:r>
    </w:p>
    <w:p w:rsidR="002242C6" w:rsidRDefault="002242C6" w:rsidP="00E905B8">
      <w:pPr>
        <w:spacing w:after="120"/>
        <w:rPr>
          <w:vertAlign w:val="subscript"/>
        </w:rPr>
      </w:pPr>
      <w:r>
        <w:rPr>
          <w:u w:val="single"/>
        </w:rPr>
        <w:t>Base case</w:t>
      </w:r>
      <w:r>
        <w:t>: When m = 1, we have p</w:t>
      </w:r>
      <w:r>
        <w:rPr>
          <w:vertAlign w:val="subscript"/>
        </w:rPr>
        <w:t>1</w:t>
      </w:r>
      <w:r>
        <w:t>D + p</w:t>
      </w:r>
      <w:r>
        <w:rPr>
          <w:vertAlign w:val="subscript"/>
        </w:rPr>
        <w:t>0</w:t>
      </w:r>
      <w:r>
        <w:t xml:space="preserve"> = n</w:t>
      </w:r>
      <w:r>
        <w:rPr>
          <w:vertAlign w:val="subscript"/>
        </w:rPr>
        <w:t>0</w:t>
      </w:r>
      <w:r>
        <w:t xml:space="preserve"> → p</w:t>
      </w:r>
      <w:r>
        <w:rPr>
          <w:vertAlign w:val="subscript"/>
        </w:rPr>
        <w:t>1</w:t>
      </w:r>
      <w:r>
        <w:t>(D-1) + p</w:t>
      </w:r>
      <w:r>
        <w:rPr>
          <w:vertAlign w:val="subscript"/>
        </w:rPr>
        <w:t>1</w:t>
      </w:r>
      <w:r>
        <w:t xml:space="preserve"> + p</w:t>
      </w:r>
      <w:r>
        <w:rPr>
          <w:vertAlign w:val="subscript"/>
        </w:rPr>
        <w:t>0</w:t>
      </w:r>
      <w:r>
        <w:t>= n</w:t>
      </w:r>
      <w:r>
        <w:rPr>
          <w:vertAlign w:val="subscript"/>
        </w:rPr>
        <w:t>0</w:t>
      </w:r>
      <w:r>
        <w:t xml:space="preserve"> → p</w:t>
      </w:r>
      <w:r>
        <w:rPr>
          <w:vertAlign w:val="subscript"/>
        </w:rPr>
        <w:t>1</w:t>
      </w:r>
      <w:r>
        <w:t xml:space="preserve"> + p</w:t>
      </w:r>
      <w:r>
        <w:rPr>
          <w:vertAlign w:val="subscript"/>
        </w:rPr>
        <w:t>0</w:t>
      </w:r>
      <w:r>
        <w:t xml:space="preserve"> &lt; n</w:t>
      </w:r>
      <w:r>
        <w:rPr>
          <w:vertAlign w:val="subscript"/>
        </w:rPr>
        <w:t xml:space="preserve">0 </w:t>
      </w:r>
    </w:p>
    <w:p w:rsidR="002242C6" w:rsidRDefault="002242C6" w:rsidP="00E905B8">
      <w:pPr>
        <w:spacing w:after="120"/>
      </w:pPr>
      <w:r>
        <w:rPr>
          <w:u w:val="single"/>
        </w:rPr>
        <w:t>General case</w:t>
      </w:r>
      <w:r>
        <w:t xml:space="preserve">: We assume that the result holds for </w:t>
      </w:r>
      <w:r>
        <w:rPr>
          <w:b/>
          <w:i/>
        </w:rPr>
        <w:t>m-1</w:t>
      </w:r>
      <w:r>
        <w:t xml:space="preserve">, and we prove it for </w:t>
      </w:r>
      <w:r>
        <w:rPr>
          <w:b/>
          <w:i/>
        </w:rPr>
        <w:t>m</w:t>
      </w:r>
      <w:r>
        <w:t>. We start from p</w:t>
      </w:r>
      <w:r>
        <w:rPr>
          <w:vertAlign w:val="subscript"/>
        </w:rPr>
        <w:t>m</w:t>
      </w:r>
      <w:r>
        <w:t>D</w:t>
      </w:r>
      <w:r>
        <w:rPr>
          <w:vertAlign w:val="superscript"/>
        </w:rPr>
        <w:t>m</w:t>
      </w:r>
      <w:r>
        <w:t xml:space="preserve"> +  p</w:t>
      </w:r>
      <w:r>
        <w:rPr>
          <w:vertAlign w:val="subscript"/>
        </w:rPr>
        <w:t>m-1</w:t>
      </w:r>
      <w:r>
        <w:t>D</w:t>
      </w:r>
      <w:r>
        <w:rPr>
          <w:vertAlign w:val="superscript"/>
        </w:rPr>
        <w:t>m-1</w:t>
      </w:r>
      <w:r>
        <w:t xml:space="preserve"> + … + p</w:t>
      </w:r>
      <w:r>
        <w:rPr>
          <w:vertAlign w:val="subscript"/>
        </w:rPr>
        <w:t>1</w:t>
      </w:r>
      <w:r>
        <w:t>D + p</w:t>
      </w:r>
      <w:r>
        <w:rPr>
          <w:vertAlign w:val="subscript"/>
        </w:rPr>
        <w:t>0</w:t>
      </w:r>
      <w:r>
        <w:t xml:space="preserve"> = 0, and divide by D to get</w:t>
      </w:r>
    </w:p>
    <w:p w:rsidR="002242C6" w:rsidRDefault="002242C6" w:rsidP="00E905B8">
      <w:pPr>
        <w:spacing w:after="120"/>
      </w:pPr>
      <w:r>
        <w:t>p</w:t>
      </w:r>
      <w:r>
        <w:rPr>
          <w:vertAlign w:val="subscript"/>
        </w:rPr>
        <w:t>m</w:t>
      </w:r>
      <w:r>
        <w:t>D</w:t>
      </w:r>
      <w:r>
        <w:rPr>
          <w:vertAlign w:val="superscript"/>
        </w:rPr>
        <w:t>m-1</w:t>
      </w:r>
      <w:r>
        <w:t xml:space="preserve">  +  p</w:t>
      </w:r>
      <w:r>
        <w:rPr>
          <w:vertAlign w:val="subscript"/>
        </w:rPr>
        <w:t>m-1</w:t>
      </w:r>
      <w:r>
        <w:t>D</w:t>
      </w:r>
      <w:r>
        <w:rPr>
          <w:vertAlign w:val="superscript"/>
        </w:rPr>
        <w:t>m-2</w:t>
      </w:r>
      <w:r>
        <w:t xml:space="preserve"> + … + p</w:t>
      </w:r>
      <w:r>
        <w:rPr>
          <w:vertAlign w:val="subscript"/>
        </w:rPr>
        <w:t>1</w:t>
      </w:r>
      <w:r>
        <w:t xml:space="preserve"> + p</w:t>
      </w:r>
      <w:r>
        <w:rPr>
          <w:vertAlign w:val="subscript"/>
        </w:rPr>
        <w:t>0</w:t>
      </w:r>
      <w:r>
        <w:t>/D = 0.</w:t>
      </w:r>
      <w:r>
        <w:tab/>
      </w:r>
      <w:r>
        <w:tab/>
      </w:r>
      <w:r>
        <w:tab/>
      </w:r>
      <w:r>
        <w:tab/>
      </w:r>
    </w:p>
    <w:p w:rsidR="002242C6" w:rsidRDefault="002242C6" w:rsidP="00E905B8">
      <w:pPr>
        <w:spacing w:after="120"/>
      </w:pPr>
      <w:r>
        <w:t>According to the induction hypothesis, we have p</w:t>
      </w:r>
      <w:r>
        <w:rPr>
          <w:vertAlign w:val="subscript"/>
        </w:rPr>
        <w:t>m</w:t>
      </w:r>
      <w:r>
        <w:t xml:space="preserve"> +  p</w:t>
      </w:r>
      <w:r>
        <w:rPr>
          <w:vertAlign w:val="subscript"/>
        </w:rPr>
        <w:t>m-1</w:t>
      </w:r>
      <w:r>
        <w:t xml:space="preserve"> + … + p</w:t>
      </w:r>
      <w:r>
        <w:rPr>
          <w:vertAlign w:val="subscript"/>
        </w:rPr>
        <w:t xml:space="preserve">1 </w:t>
      </w:r>
      <w:r>
        <w:t>+ p</w:t>
      </w:r>
      <w:r>
        <w:rPr>
          <w:vertAlign w:val="subscript"/>
        </w:rPr>
        <w:t>0</w:t>
      </w:r>
      <w:r>
        <w:t>/D &lt; 0</w:t>
      </w:r>
      <w:r>
        <w:tab/>
      </w:r>
      <w:r>
        <w:tab/>
        <w:t>(*)</w:t>
      </w:r>
    </w:p>
    <w:p w:rsidR="002242C6" w:rsidRDefault="002242C6" w:rsidP="00E905B8">
      <w:pPr>
        <w:spacing w:after="120"/>
      </w:pPr>
      <w:r>
        <w:t>Consider the 2 possible cases for p</w:t>
      </w:r>
      <w:r>
        <w:rPr>
          <w:vertAlign w:val="subscript"/>
        </w:rPr>
        <w:t>0</w:t>
      </w:r>
      <w:r>
        <w:t>:</w:t>
      </w:r>
    </w:p>
    <w:p w:rsidR="002242C6" w:rsidRDefault="002242C6" w:rsidP="00F36121">
      <w:pPr>
        <w:pStyle w:val="ListParagraph"/>
        <w:numPr>
          <w:ilvl w:val="0"/>
          <w:numId w:val="3"/>
        </w:numPr>
        <w:suppressAutoHyphens/>
        <w:spacing w:after="120" w:line="276" w:lineRule="auto"/>
        <w:ind w:left="-360"/>
      </w:pPr>
      <w:r>
        <w:t>If p</w:t>
      </w:r>
      <w:r>
        <w:rPr>
          <w:vertAlign w:val="subscript"/>
        </w:rPr>
        <w:t>0</w:t>
      </w:r>
      <w:r>
        <w:t xml:space="preserve"> &lt; 0, since D &gt; 1, (*) implies p</w:t>
      </w:r>
      <w:r>
        <w:rPr>
          <w:vertAlign w:val="subscript"/>
        </w:rPr>
        <w:t>m</w:t>
      </w:r>
      <w:r>
        <w:t xml:space="preserve">  +  p</w:t>
      </w:r>
      <w:r>
        <w:rPr>
          <w:vertAlign w:val="subscript"/>
        </w:rPr>
        <w:t>m-1</w:t>
      </w:r>
      <w:r>
        <w:t xml:space="preserve"> + … + p</w:t>
      </w:r>
      <w:r>
        <w:rPr>
          <w:vertAlign w:val="subscript"/>
        </w:rPr>
        <w:t xml:space="preserve">1 </w:t>
      </w:r>
      <w:r>
        <w:t>+ p</w:t>
      </w:r>
      <w:r>
        <w:rPr>
          <w:vertAlign w:val="subscript"/>
        </w:rPr>
        <w:t>0</w:t>
      </w:r>
      <w:r>
        <w:t xml:space="preserve"> &lt; 0</w:t>
      </w:r>
    </w:p>
    <w:p w:rsidR="002242C6" w:rsidRDefault="002242C6" w:rsidP="00F36121">
      <w:pPr>
        <w:pStyle w:val="ListParagraph"/>
        <w:numPr>
          <w:ilvl w:val="0"/>
          <w:numId w:val="3"/>
        </w:numPr>
        <w:suppressAutoHyphens/>
        <w:spacing w:after="120" w:line="276" w:lineRule="auto"/>
        <w:ind w:left="-360"/>
      </w:pPr>
      <w:r>
        <w:t>If p</w:t>
      </w:r>
      <w:r>
        <w:rPr>
          <w:vertAlign w:val="subscript"/>
        </w:rPr>
        <w:t>0</w:t>
      </w:r>
      <w:r>
        <w:t xml:space="preserve"> ≥ 0, it is time to remember that p</w:t>
      </w:r>
      <w:r>
        <w:rPr>
          <w:vertAlign w:val="subscript"/>
        </w:rPr>
        <w:t>0</w:t>
      </w:r>
      <w:r>
        <w:t xml:space="preserve"> = g</w:t>
      </w:r>
      <w:r>
        <w:rPr>
          <w:vertAlign w:val="subscript"/>
        </w:rPr>
        <w:t>0</w:t>
      </w:r>
      <w:r>
        <w:t xml:space="preserve"> – h</w:t>
      </w:r>
      <w:r>
        <w:rPr>
          <w:vertAlign w:val="subscript"/>
        </w:rPr>
        <w:t>0</w:t>
      </w:r>
      <w:r>
        <w:t xml:space="preserve"> , and, as noted at the beginning, all greedy coefficients g</w:t>
      </w:r>
      <w:r>
        <w:rPr>
          <w:vertAlign w:val="subscript"/>
        </w:rPr>
        <w:t>j</w:t>
      </w:r>
      <w:r>
        <w:t>, including g</w:t>
      </w:r>
      <w:r>
        <w:rPr>
          <w:vertAlign w:val="subscript"/>
        </w:rPr>
        <w:t>0</w:t>
      </w:r>
      <w:r>
        <w:t>, are in the interval [0…D-1]. Since h0 ≥ 0, we have that also p</w:t>
      </w:r>
      <w:r>
        <w:rPr>
          <w:vertAlign w:val="subscript"/>
        </w:rPr>
        <w:t>0</w:t>
      </w:r>
      <w:r>
        <w:t xml:space="preserve"> = [0…D-1]. This makes it impossible for p</w:t>
      </w:r>
      <w:r>
        <w:rPr>
          <w:vertAlign w:val="subscript"/>
        </w:rPr>
        <w:t>0</w:t>
      </w:r>
      <w:r>
        <w:t>/D in eq. (*) to be an integer unless p</w:t>
      </w:r>
      <w:r>
        <w:rPr>
          <w:vertAlign w:val="subscript"/>
        </w:rPr>
        <w:t>0</w:t>
      </w:r>
      <w:r>
        <w:t xml:space="preserve"> = 0, in which case (*) trivially implies p</w:t>
      </w:r>
      <w:r>
        <w:rPr>
          <w:vertAlign w:val="subscript"/>
        </w:rPr>
        <w:t>m</w:t>
      </w:r>
      <w:r>
        <w:t xml:space="preserve">  +  p</w:t>
      </w:r>
      <w:r>
        <w:rPr>
          <w:vertAlign w:val="subscript"/>
        </w:rPr>
        <w:t>m-1</w:t>
      </w:r>
      <w:r>
        <w:t xml:space="preserve"> + … + p</w:t>
      </w:r>
      <w:r>
        <w:rPr>
          <w:vertAlign w:val="subscript"/>
        </w:rPr>
        <w:t xml:space="preserve">1 </w:t>
      </w:r>
      <w:r>
        <w:t>+ p</w:t>
      </w:r>
      <w:r>
        <w:rPr>
          <w:vertAlign w:val="subscript"/>
        </w:rPr>
        <w:t>0</w:t>
      </w:r>
      <w:r>
        <w:t xml:space="preserve"> &lt; 0</w:t>
      </w:r>
    </w:p>
    <w:p w:rsidR="002242C6" w:rsidRDefault="002242C6" w:rsidP="00E905B8">
      <w:pPr>
        <w:spacing w:after="120"/>
      </w:pPr>
      <w:r>
        <w:t>The induction conclusion was proven, q.e.d.</w:t>
      </w:r>
    </w:p>
    <w:p w:rsidR="007E6FF4" w:rsidRPr="00FB085C" w:rsidRDefault="007E6FF4" w:rsidP="00E905B8">
      <w:pPr>
        <w:spacing w:after="120"/>
        <w:rPr>
          <w:rFonts w:cs="Times New Roman"/>
          <w:b/>
          <w:color w:val="008000"/>
        </w:rPr>
      </w:pPr>
    </w:p>
    <w:p w:rsidR="001308F9" w:rsidRDefault="001308F9" w:rsidP="00A46224">
      <w:pPr>
        <w:rPr>
          <w:b/>
        </w:rPr>
      </w:pPr>
    </w:p>
    <w:p w:rsidR="001308F9" w:rsidRDefault="001308F9" w:rsidP="00A46224">
      <w:pPr>
        <w:rPr>
          <w:b/>
        </w:rPr>
      </w:pPr>
    </w:p>
    <w:p w:rsidR="00A46224" w:rsidRPr="00A114FF" w:rsidRDefault="00A46224" w:rsidP="00A46224">
      <w:r w:rsidRPr="00A114FF">
        <w:rPr>
          <w:b/>
        </w:rPr>
        <w:lastRenderedPageBreak/>
        <w:t>2)</w:t>
      </w:r>
      <w:r w:rsidRPr="00A114FF">
        <w:t xml:space="preserve"> 1. Begin with Y = { v</w:t>
      </w:r>
      <w:r w:rsidRPr="00A114FF">
        <w:rPr>
          <w:vertAlign w:val="subscript"/>
        </w:rPr>
        <w:t>1</w:t>
      </w:r>
      <w:r w:rsidRPr="00A114FF">
        <w:t xml:space="preserve"> }, F = { }.</w:t>
      </w:r>
    </w:p>
    <w:p w:rsidR="00A46224" w:rsidRPr="00A114FF" w:rsidRDefault="00A46224" w:rsidP="00A46224">
      <w:pPr>
        <w:ind w:left="360"/>
      </w:pPr>
      <w:r w:rsidRPr="00A114FF">
        <w:t>2. Nearest vertex to Y is v</w:t>
      </w:r>
      <w:r w:rsidRPr="00A114FF">
        <w:rPr>
          <w:vertAlign w:val="subscript"/>
        </w:rPr>
        <w:t>4</w:t>
      </w:r>
      <w:r w:rsidRPr="00A114FF">
        <w:t xml:space="preserve"> (distance 14), so add v</w:t>
      </w:r>
      <w:r w:rsidRPr="00A114FF">
        <w:rPr>
          <w:vertAlign w:val="subscript"/>
        </w:rPr>
        <w:t>4</w:t>
      </w:r>
      <w:r w:rsidRPr="00A114FF">
        <w:t xml:space="preserve"> to Y and (v</w:t>
      </w:r>
      <w:r w:rsidRPr="00A114FF">
        <w:rPr>
          <w:vertAlign w:val="subscript"/>
        </w:rPr>
        <w:t>1</w:t>
      </w:r>
      <w:r w:rsidRPr="00A114FF">
        <w:t>, v</w:t>
      </w:r>
      <w:r w:rsidRPr="00A114FF">
        <w:rPr>
          <w:vertAlign w:val="subscript"/>
        </w:rPr>
        <w:t>4</w:t>
      </w:r>
      <w:r w:rsidRPr="00A114FF">
        <w:t>) to F.</w:t>
      </w:r>
    </w:p>
    <w:p w:rsidR="00A46224" w:rsidRPr="00A114FF" w:rsidRDefault="00A46224" w:rsidP="00A46224">
      <w:pPr>
        <w:ind w:left="360"/>
      </w:pPr>
      <w:r w:rsidRPr="00A114FF">
        <w:t>3. Nearest vertex to Y is v</w:t>
      </w:r>
      <w:r w:rsidRPr="00A114FF">
        <w:rPr>
          <w:vertAlign w:val="subscript"/>
        </w:rPr>
        <w:t>8</w:t>
      </w:r>
      <w:r w:rsidRPr="00A114FF">
        <w:t xml:space="preserve"> (distance 3), so add v</w:t>
      </w:r>
      <w:r w:rsidRPr="00A114FF">
        <w:rPr>
          <w:vertAlign w:val="subscript"/>
        </w:rPr>
        <w:t>8</w:t>
      </w:r>
      <w:r w:rsidRPr="00A114FF">
        <w:t xml:space="preserve"> to Y and (v</w:t>
      </w:r>
      <w:r w:rsidRPr="00A114FF">
        <w:rPr>
          <w:vertAlign w:val="subscript"/>
        </w:rPr>
        <w:t>4</w:t>
      </w:r>
      <w:r w:rsidRPr="00A114FF">
        <w:t>, v</w:t>
      </w:r>
      <w:r w:rsidRPr="00A114FF">
        <w:rPr>
          <w:vertAlign w:val="subscript"/>
        </w:rPr>
        <w:t>8</w:t>
      </w:r>
      <w:r w:rsidRPr="00A114FF">
        <w:t>) to F.</w:t>
      </w:r>
    </w:p>
    <w:p w:rsidR="00A46224" w:rsidRPr="00A114FF" w:rsidRDefault="00A46224" w:rsidP="00A46224">
      <w:pPr>
        <w:ind w:left="360"/>
      </w:pPr>
      <w:r w:rsidRPr="00A114FF">
        <w:t>4. Nearest vertex to Y is v</w:t>
      </w:r>
      <w:r w:rsidRPr="00A114FF">
        <w:rPr>
          <w:vertAlign w:val="subscript"/>
        </w:rPr>
        <w:t>9</w:t>
      </w:r>
      <w:r w:rsidRPr="00A114FF">
        <w:t xml:space="preserve"> (distance 4), so add v</w:t>
      </w:r>
      <w:r w:rsidRPr="00A114FF">
        <w:rPr>
          <w:vertAlign w:val="subscript"/>
        </w:rPr>
        <w:t>9</w:t>
      </w:r>
      <w:r w:rsidRPr="00A114FF">
        <w:t xml:space="preserve"> to Y and (v</w:t>
      </w:r>
      <w:r w:rsidRPr="00A114FF">
        <w:rPr>
          <w:vertAlign w:val="subscript"/>
        </w:rPr>
        <w:t>8</w:t>
      </w:r>
      <w:r w:rsidRPr="00A114FF">
        <w:t>, v</w:t>
      </w:r>
      <w:r w:rsidRPr="00A114FF">
        <w:rPr>
          <w:vertAlign w:val="subscript"/>
        </w:rPr>
        <w:t>9</w:t>
      </w:r>
      <w:r w:rsidRPr="00A114FF">
        <w:t>) to F.</w:t>
      </w:r>
    </w:p>
    <w:p w:rsidR="00A46224" w:rsidRPr="00A114FF" w:rsidRDefault="00A46224" w:rsidP="00A46224">
      <w:pPr>
        <w:ind w:left="360"/>
      </w:pPr>
      <w:r w:rsidRPr="00A114FF">
        <w:t>5. Nearest vertex to Y is v</w:t>
      </w:r>
      <w:r w:rsidRPr="00A114FF">
        <w:rPr>
          <w:vertAlign w:val="subscript"/>
        </w:rPr>
        <w:t>5</w:t>
      </w:r>
      <w:r w:rsidRPr="00A114FF">
        <w:t xml:space="preserve"> (distance 10), so add v</w:t>
      </w:r>
      <w:r w:rsidRPr="00A114FF">
        <w:rPr>
          <w:vertAlign w:val="subscript"/>
        </w:rPr>
        <w:t>5</w:t>
      </w:r>
      <w:r w:rsidRPr="00A114FF">
        <w:t xml:space="preserve"> to Y and (v</w:t>
      </w:r>
      <w:r w:rsidRPr="00A114FF">
        <w:rPr>
          <w:vertAlign w:val="subscript"/>
        </w:rPr>
        <w:t>4</w:t>
      </w:r>
      <w:r w:rsidRPr="00A114FF">
        <w:t>, v</w:t>
      </w:r>
      <w:r w:rsidRPr="00A114FF">
        <w:rPr>
          <w:vertAlign w:val="subscript"/>
        </w:rPr>
        <w:t>5</w:t>
      </w:r>
      <w:r w:rsidRPr="00A114FF">
        <w:t>) to F.</w:t>
      </w:r>
    </w:p>
    <w:p w:rsidR="00A46224" w:rsidRPr="00A114FF" w:rsidRDefault="00A46224" w:rsidP="00A46224">
      <w:pPr>
        <w:ind w:left="360"/>
      </w:pPr>
      <w:r w:rsidRPr="00A114FF">
        <w:t>6. Nearest vertex to Y is v</w:t>
      </w:r>
      <w:r w:rsidRPr="00A114FF">
        <w:rPr>
          <w:vertAlign w:val="subscript"/>
        </w:rPr>
        <w:t>10</w:t>
      </w:r>
      <w:r w:rsidRPr="00A114FF">
        <w:t xml:space="preserve"> (distance 12), so add v</w:t>
      </w:r>
      <w:r w:rsidRPr="00A114FF">
        <w:rPr>
          <w:vertAlign w:val="subscript"/>
        </w:rPr>
        <w:t>10</w:t>
      </w:r>
      <w:r w:rsidRPr="00A114FF">
        <w:t xml:space="preserve"> to Y and (v</w:t>
      </w:r>
      <w:r w:rsidRPr="00A114FF">
        <w:rPr>
          <w:vertAlign w:val="subscript"/>
        </w:rPr>
        <w:t>9</w:t>
      </w:r>
      <w:r w:rsidRPr="00A114FF">
        <w:t>, v</w:t>
      </w:r>
      <w:r w:rsidRPr="00A114FF">
        <w:rPr>
          <w:vertAlign w:val="subscript"/>
        </w:rPr>
        <w:t>10</w:t>
      </w:r>
      <w:r w:rsidRPr="00A114FF">
        <w:t>) to F.</w:t>
      </w:r>
    </w:p>
    <w:p w:rsidR="00A46224" w:rsidRPr="00A114FF" w:rsidRDefault="00A46224" w:rsidP="00A46224">
      <w:pPr>
        <w:ind w:left="360"/>
      </w:pPr>
      <w:r w:rsidRPr="00A114FF">
        <w:t>7. Nearest vertex to Y is v</w:t>
      </w:r>
      <w:r w:rsidRPr="00A114FF">
        <w:rPr>
          <w:vertAlign w:val="subscript"/>
        </w:rPr>
        <w:t>6</w:t>
      </w:r>
      <w:r w:rsidRPr="00A114FF">
        <w:t xml:space="preserve"> (distance 6), so add v</w:t>
      </w:r>
      <w:r w:rsidRPr="00A114FF">
        <w:rPr>
          <w:vertAlign w:val="subscript"/>
        </w:rPr>
        <w:t>6</w:t>
      </w:r>
      <w:r w:rsidRPr="00A114FF">
        <w:t xml:space="preserve"> to Y and (v</w:t>
      </w:r>
      <w:r w:rsidRPr="00A114FF">
        <w:rPr>
          <w:vertAlign w:val="subscript"/>
        </w:rPr>
        <w:t>6</w:t>
      </w:r>
      <w:r w:rsidRPr="00A114FF">
        <w:t>, v</w:t>
      </w:r>
      <w:r w:rsidRPr="00A114FF">
        <w:rPr>
          <w:vertAlign w:val="subscript"/>
        </w:rPr>
        <w:t>10</w:t>
      </w:r>
      <w:r w:rsidRPr="00A114FF">
        <w:t>) to F.</w:t>
      </w:r>
    </w:p>
    <w:p w:rsidR="00A46224" w:rsidRPr="00A114FF" w:rsidRDefault="00A46224" w:rsidP="00A46224">
      <w:pPr>
        <w:ind w:left="360"/>
      </w:pPr>
      <w:r w:rsidRPr="00A114FF">
        <w:t>8. Nearest vertex to Y is v</w:t>
      </w:r>
      <w:r w:rsidRPr="00A114FF">
        <w:rPr>
          <w:vertAlign w:val="subscript"/>
        </w:rPr>
        <w:t>3</w:t>
      </w:r>
      <w:r w:rsidRPr="00A114FF">
        <w:t xml:space="preserve"> (distance 18), so add v</w:t>
      </w:r>
      <w:r w:rsidRPr="00A114FF">
        <w:rPr>
          <w:vertAlign w:val="subscript"/>
        </w:rPr>
        <w:t>3</w:t>
      </w:r>
      <w:r w:rsidRPr="00A114FF">
        <w:t xml:space="preserve"> to Y and (v</w:t>
      </w:r>
      <w:r w:rsidRPr="00A114FF">
        <w:rPr>
          <w:vertAlign w:val="subscript"/>
        </w:rPr>
        <w:t>3</w:t>
      </w:r>
      <w:r w:rsidRPr="00A114FF">
        <w:t>, v</w:t>
      </w:r>
      <w:r w:rsidRPr="00A114FF">
        <w:rPr>
          <w:vertAlign w:val="subscript"/>
        </w:rPr>
        <w:t>4</w:t>
      </w:r>
      <w:r w:rsidRPr="00A114FF">
        <w:t>) to F.</w:t>
      </w:r>
    </w:p>
    <w:p w:rsidR="00A46224" w:rsidRPr="00A114FF" w:rsidRDefault="00A46224" w:rsidP="00A46224">
      <w:pPr>
        <w:ind w:left="360"/>
      </w:pPr>
      <w:r w:rsidRPr="00A114FF">
        <w:t>9. Nearest vertex to Y is v</w:t>
      </w:r>
      <w:r w:rsidRPr="00A114FF">
        <w:rPr>
          <w:vertAlign w:val="subscript"/>
        </w:rPr>
        <w:t>7</w:t>
      </w:r>
      <w:r w:rsidRPr="00A114FF">
        <w:t xml:space="preserve"> (distance 5), so add v</w:t>
      </w:r>
      <w:r w:rsidRPr="00A114FF">
        <w:rPr>
          <w:vertAlign w:val="subscript"/>
        </w:rPr>
        <w:t>7</w:t>
      </w:r>
      <w:r w:rsidRPr="00A114FF">
        <w:t xml:space="preserve"> to Y and (v</w:t>
      </w:r>
      <w:r w:rsidRPr="00A114FF">
        <w:rPr>
          <w:vertAlign w:val="subscript"/>
        </w:rPr>
        <w:t>3</w:t>
      </w:r>
      <w:r w:rsidRPr="00A114FF">
        <w:t>, v</w:t>
      </w:r>
      <w:r w:rsidRPr="00A114FF">
        <w:rPr>
          <w:vertAlign w:val="subscript"/>
        </w:rPr>
        <w:t>7</w:t>
      </w:r>
      <w:r w:rsidRPr="00A114FF">
        <w:t>) to F.</w:t>
      </w:r>
    </w:p>
    <w:p w:rsidR="00A46224" w:rsidRPr="00A114FF" w:rsidRDefault="00A46224" w:rsidP="00A46224">
      <w:pPr>
        <w:ind w:left="360"/>
      </w:pPr>
      <w:r w:rsidRPr="00A114FF">
        <w:t>10. Nearest vertex to Y is v</w:t>
      </w:r>
      <w:r w:rsidRPr="00A114FF">
        <w:rPr>
          <w:vertAlign w:val="subscript"/>
        </w:rPr>
        <w:t>2</w:t>
      </w:r>
      <w:r w:rsidRPr="00A114FF">
        <w:t xml:space="preserve"> (distance 32), so add v</w:t>
      </w:r>
      <w:r w:rsidRPr="00A114FF">
        <w:rPr>
          <w:vertAlign w:val="subscript"/>
        </w:rPr>
        <w:t>2</w:t>
      </w:r>
      <w:r w:rsidRPr="00A114FF">
        <w:t xml:space="preserve"> to Y and (v</w:t>
      </w:r>
      <w:r w:rsidRPr="00A114FF">
        <w:rPr>
          <w:vertAlign w:val="subscript"/>
        </w:rPr>
        <w:t>1</w:t>
      </w:r>
      <w:r w:rsidRPr="00A114FF">
        <w:t>, v</w:t>
      </w:r>
      <w:r w:rsidRPr="00A114FF">
        <w:rPr>
          <w:vertAlign w:val="subscript"/>
        </w:rPr>
        <w:t>2</w:t>
      </w:r>
      <w:r w:rsidRPr="00A114FF">
        <w:t>) to F.</w:t>
      </w:r>
    </w:p>
    <w:p w:rsidR="00A46224" w:rsidRPr="00A114FF" w:rsidRDefault="00A46224" w:rsidP="00A46224">
      <w:pPr>
        <w:ind w:left="360"/>
      </w:pPr>
      <w:r w:rsidRPr="00A114FF">
        <w:t xml:space="preserve">11. Now Y == V, so instance is solved. Spanning tree is given by edges in </w:t>
      </w:r>
    </w:p>
    <w:p w:rsidR="00A46224" w:rsidRPr="00A114FF" w:rsidRDefault="00A46224" w:rsidP="00A46224">
      <w:pPr>
        <w:ind w:left="360"/>
      </w:pPr>
      <w:r w:rsidRPr="00A114FF">
        <w:t>F = { (v</w:t>
      </w:r>
      <w:r w:rsidRPr="00A114FF">
        <w:rPr>
          <w:vertAlign w:val="subscript"/>
        </w:rPr>
        <w:t>1</w:t>
      </w:r>
      <w:r w:rsidRPr="00A114FF">
        <w:t>, v</w:t>
      </w:r>
      <w:r w:rsidRPr="00A114FF">
        <w:rPr>
          <w:vertAlign w:val="subscript"/>
        </w:rPr>
        <w:t>4</w:t>
      </w:r>
      <w:r w:rsidRPr="00A114FF">
        <w:t>), (v</w:t>
      </w:r>
      <w:r w:rsidRPr="00A114FF">
        <w:rPr>
          <w:vertAlign w:val="subscript"/>
        </w:rPr>
        <w:t>4</w:t>
      </w:r>
      <w:r w:rsidRPr="00A114FF">
        <w:t>, v</w:t>
      </w:r>
      <w:r w:rsidRPr="00A114FF">
        <w:rPr>
          <w:vertAlign w:val="subscript"/>
        </w:rPr>
        <w:t>8</w:t>
      </w:r>
      <w:r w:rsidRPr="00A114FF">
        <w:t>), (v</w:t>
      </w:r>
      <w:r w:rsidRPr="00A114FF">
        <w:rPr>
          <w:vertAlign w:val="subscript"/>
        </w:rPr>
        <w:t>8</w:t>
      </w:r>
      <w:r w:rsidRPr="00A114FF">
        <w:t>, v</w:t>
      </w:r>
      <w:r w:rsidRPr="00A114FF">
        <w:rPr>
          <w:vertAlign w:val="subscript"/>
        </w:rPr>
        <w:t>9</w:t>
      </w:r>
      <w:r w:rsidRPr="00A114FF">
        <w:t>), (v</w:t>
      </w:r>
      <w:r w:rsidRPr="00A114FF">
        <w:rPr>
          <w:vertAlign w:val="subscript"/>
        </w:rPr>
        <w:t>4</w:t>
      </w:r>
      <w:r w:rsidRPr="00A114FF">
        <w:t>, v</w:t>
      </w:r>
      <w:r w:rsidRPr="00A114FF">
        <w:rPr>
          <w:vertAlign w:val="subscript"/>
        </w:rPr>
        <w:t>5</w:t>
      </w:r>
      <w:r w:rsidRPr="00A114FF">
        <w:t>), (v</w:t>
      </w:r>
      <w:r w:rsidRPr="00A114FF">
        <w:rPr>
          <w:vertAlign w:val="subscript"/>
        </w:rPr>
        <w:t>9</w:t>
      </w:r>
      <w:r w:rsidRPr="00A114FF">
        <w:t>, v</w:t>
      </w:r>
      <w:r w:rsidRPr="00A114FF">
        <w:rPr>
          <w:vertAlign w:val="subscript"/>
        </w:rPr>
        <w:t>10</w:t>
      </w:r>
      <w:r w:rsidRPr="00A114FF">
        <w:t>), (v</w:t>
      </w:r>
      <w:r w:rsidRPr="00A114FF">
        <w:rPr>
          <w:vertAlign w:val="subscript"/>
        </w:rPr>
        <w:t>6</w:t>
      </w:r>
      <w:r w:rsidRPr="00A114FF">
        <w:t>, v</w:t>
      </w:r>
      <w:r w:rsidRPr="00A114FF">
        <w:rPr>
          <w:vertAlign w:val="subscript"/>
        </w:rPr>
        <w:t>10</w:t>
      </w:r>
      <w:r w:rsidRPr="00A114FF">
        <w:t>), (v</w:t>
      </w:r>
      <w:r w:rsidRPr="00A114FF">
        <w:rPr>
          <w:vertAlign w:val="subscript"/>
        </w:rPr>
        <w:t>3</w:t>
      </w:r>
      <w:r w:rsidRPr="00A114FF">
        <w:t>, v</w:t>
      </w:r>
      <w:r w:rsidRPr="00A114FF">
        <w:rPr>
          <w:vertAlign w:val="subscript"/>
        </w:rPr>
        <w:t>4</w:t>
      </w:r>
      <w:r w:rsidRPr="00A114FF">
        <w:t>), (v</w:t>
      </w:r>
      <w:r w:rsidRPr="00A114FF">
        <w:rPr>
          <w:vertAlign w:val="subscript"/>
        </w:rPr>
        <w:t>3</w:t>
      </w:r>
      <w:r w:rsidRPr="00A114FF">
        <w:t>, v</w:t>
      </w:r>
      <w:r w:rsidRPr="00A114FF">
        <w:rPr>
          <w:vertAlign w:val="subscript"/>
        </w:rPr>
        <w:t>7</w:t>
      </w:r>
      <w:r w:rsidRPr="00A114FF">
        <w:t>), (v</w:t>
      </w:r>
      <w:r w:rsidRPr="00A114FF">
        <w:rPr>
          <w:vertAlign w:val="subscript"/>
        </w:rPr>
        <w:t>1</w:t>
      </w:r>
      <w:r w:rsidRPr="00A114FF">
        <w:t>, v</w:t>
      </w:r>
      <w:r w:rsidRPr="00A114FF">
        <w:rPr>
          <w:vertAlign w:val="subscript"/>
        </w:rPr>
        <w:t>2</w:t>
      </w:r>
      <w:r w:rsidRPr="00A114FF">
        <w:t>) }</w:t>
      </w:r>
    </w:p>
    <w:p w:rsidR="00A46224" w:rsidRPr="00A114FF" w:rsidRDefault="00A46224" w:rsidP="00A46224"/>
    <w:p w:rsidR="00A46224" w:rsidRPr="00A114FF" w:rsidRDefault="00A46224" w:rsidP="00A46224">
      <w:r w:rsidRPr="00A114FF">
        <w:rPr>
          <w:b/>
        </w:rPr>
        <w:t>3)</w:t>
      </w:r>
      <w:r w:rsidRPr="00A114FF">
        <w:t xml:space="preserve"> a) 1. Beginning with vertex v4, each table shows the set of edges over which we search for the min at each step (indicated by shaded squares). Initially, Y = { v4 } and F = { }.</w:t>
      </w:r>
    </w:p>
    <w:p w:rsidR="00A46224" w:rsidRPr="00A114FF" w:rsidRDefault="00A46224" w:rsidP="00A46224"/>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rsidTr="009950EE">
        <w:trPr>
          <w:trHeight w:val="414"/>
          <w:jc w:val="center"/>
        </w:trPr>
        <w:tc>
          <w:tcPr>
            <w:tcW w:w="603" w:type="dxa"/>
            <w:tcBorders>
              <w:top w:val="nil"/>
              <w:left w:val="nil"/>
              <w:bottom w:val="nil"/>
              <w:right w:val="nil"/>
            </w:tcBorders>
          </w:tcPr>
          <w:p w:rsidR="00A46224" w:rsidRPr="00A114FF" w:rsidRDefault="00A46224" w:rsidP="009950EE">
            <w:pPr>
              <w:jc w:val="center"/>
            </w:pP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6</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1</w:t>
            </w:r>
          </w:p>
        </w:tc>
        <w:tc>
          <w:tcPr>
            <w:tcW w:w="603" w:type="dxa"/>
            <w:tcBorders>
              <w:top w:val="single" w:sz="4" w:space="0" w:color="000000" w:themeColor="text1"/>
            </w:tcBorders>
          </w:tcPr>
          <w:p w:rsidR="00A46224" w:rsidRPr="00A114FF" w:rsidRDefault="00A46224" w:rsidP="009950EE">
            <w:pPr>
              <w:jc w:val="center"/>
            </w:pPr>
            <w:r w:rsidRPr="00A114FF">
              <w:t>0</w:t>
            </w:r>
          </w:p>
        </w:tc>
        <w:tc>
          <w:tcPr>
            <w:tcW w:w="603" w:type="dxa"/>
            <w:tcBorders>
              <w:top w:val="single" w:sz="4" w:space="0" w:color="000000" w:themeColor="text1"/>
            </w:tcBorders>
          </w:tcPr>
          <w:p w:rsidR="00A46224" w:rsidRPr="00A114FF" w:rsidRDefault="00A46224" w:rsidP="009950EE">
            <w:pPr>
              <w:jc w:val="center"/>
            </w:pPr>
            <w:r w:rsidRPr="00A114FF">
              <w:t>INF</w:t>
            </w:r>
          </w:p>
        </w:tc>
        <w:tc>
          <w:tcPr>
            <w:tcW w:w="603" w:type="dxa"/>
            <w:tcBorders>
              <w:top w:val="single" w:sz="4" w:space="0" w:color="000000" w:themeColor="text1"/>
            </w:tcBorders>
          </w:tcPr>
          <w:p w:rsidR="00A46224" w:rsidRPr="00A114FF" w:rsidRDefault="00A46224" w:rsidP="009950EE">
            <w:pPr>
              <w:jc w:val="center"/>
            </w:pPr>
            <w:r w:rsidRPr="00A114FF">
              <w:t>72</w:t>
            </w:r>
          </w:p>
        </w:tc>
        <w:tc>
          <w:tcPr>
            <w:tcW w:w="603" w:type="dxa"/>
            <w:tcBorders>
              <w:top w:val="single" w:sz="4" w:space="0" w:color="000000" w:themeColor="text1"/>
            </w:tcBorders>
          </w:tcPr>
          <w:p w:rsidR="00A46224" w:rsidRPr="00A114FF" w:rsidRDefault="00A46224" w:rsidP="009950EE">
            <w:pPr>
              <w:jc w:val="center"/>
            </w:pPr>
            <w:r w:rsidRPr="00A114FF">
              <w:t>50</w:t>
            </w:r>
          </w:p>
        </w:tc>
        <w:tc>
          <w:tcPr>
            <w:tcW w:w="603" w:type="dxa"/>
            <w:tcBorders>
              <w:top w:val="single" w:sz="4" w:space="0" w:color="000000" w:themeColor="text1"/>
            </w:tcBorders>
          </w:tcPr>
          <w:p w:rsidR="00A46224" w:rsidRPr="00A114FF" w:rsidRDefault="00A46224" w:rsidP="009950EE">
            <w:pPr>
              <w:jc w:val="center"/>
            </w:pPr>
            <w:r w:rsidRPr="00A114FF">
              <w:t>90</w:t>
            </w:r>
          </w:p>
        </w:tc>
        <w:tc>
          <w:tcPr>
            <w:tcW w:w="603" w:type="dxa"/>
            <w:tcBorders>
              <w:top w:val="single" w:sz="4" w:space="0" w:color="000000" w:themeColor="text1"/>
            </w:tcBorders>
          </w:tcPr>
          <w:p w:rsidR="00A46224" w:rsidRPr="00A114FF" w:rsidRDefault="00A46224" w:rsidP="009950EE">
            <w:pPr>
              <w:jc w:val="center"/>
            </w:pPr>
            <w:r w:rsidRPr="00A114FF">
              <w:t>35</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2</w:t>
            </w:r>
          </w:p>
        </w:tc>
        <w:tc>
          <w:tcPr>
            <w:tcW w:w="603" w:type="dxa"/>
          </w:tcPr>
          <w:p w:rsidR="00A46224" w:rsidRPr="00A114FF" w:rsidRDefault="00A46224" w:rsidP="009950EE">
            <w:pPr>
              <w:jc w:val="center"/>
            </w:pPr>
            <w:r w:rsidRPr="00A114FF">
              <w:t>INF</w:t>
            </w:r>
          </w:p>
        </w:tc>
        <w:tc>
          <w:tcPr>
            <w:tcW w:w="603" w:type="dxa"/>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71</w:t>
            </w:r>
          </w:p>
        </w:tc>
        <w:tc>
          <w:tcPr>
            <w:tcW w:w="603" w:type="dxa"/>
          </w:tcPr>
          <w:p w:rsidR="00A46224" w:rsidRPr="00A114FF" w:rsidRDefault="00A46224" w:rsidP="009950EE">
            <w:pPr>
              <w:jc w:val="center"/>
            </w:pPr>
            <w:r w:rsidRPr="00A114FF">
              <w:t>70</w:t>
            </w:r>
          </w:p>
        </w:tc>
        <w:tc>
          <w:tcPr>
            <w:tcW w:w="603" w:type="dxa"/>
          </w:tcPr>
          <w:p w:rsidR="00A46224" w:rsidRPr="00A114FF" w:rsidRDefault="00A46224" w:rsidP="009950EE">
            <w:pPr>
              <w:jc w:val="center"/>
            </w:pPr>
            <w:r w:rsidRPr="00A114FF">
              <w:t>73</w:t>
            </w:r>
          </w:p>
        </w:tc>
        <w:tc>
          <w:tcPr>
            <w:tcW w:w="603" w:type="dxa"/>
          </w:tcPr>
          <w:p w:rsidR="00A46224" w:rsidRPr="00A114FF" w:rsidRDefault="00A46224" w:rsidP="009950EE">
            <w:pPr>
              <w:jc w:val="center"/>
            </w:pPr>
            <w:r w:rsidRPr="00A114FF">
              <w:t>75</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3</w:t>
            </w:r>
          </w:p>
        </w:tc>
        <w:tc>
          <w:tcPr>
            <w:tcW w:w="603" w:type="dxa"/>
            <w:tcBorders>
              <w:bottom w:val="single" w:sz="4" w:space="0" w:color="000000" w:themeColor="text1"/>
            </w:tcBorders>
          </w:tcPr>
          <w:p w:rsidR="00A46224" w:rsidRPr="00A114FF" w:rsidRDefault="00A46224" w:rsidP="009950EE">
            <w:pPr>
              <w:jc w:val="center"/>
            </w:pPr>
            <w:r w:rsidRPr="00A114FF">
              <w:t>72</w:t>
            </w:r>
          </w:p>
        </w:tc>
        <w:tc>
          <w:tcPr>
            <w:tcW w:w="603" w:type="dxa"/>
            <w:tcBorders>
              <w:bottom w:val="single" w:sz="4" w:space="0" w:color="000000" w:themeColor="text1"/>
            </w:tcBorders>
          </w:tcPr>
          <w:p w:rsidR="00A46224" w:rsidRPr="00A114FF" w:rsidRDefault="00A46224" w:rsidP="009950EE">
            <w:pPr>
              <w:jc w:val="center"/>
            </w:pPr>
            <w:r w:rsidRPr="00A114FF">
              <w:t>71</w:t>
            </w:r>
          </w:p>
        </w:tc>
        <w:tc>
          <w:tcPr>
            <w:tcW w:w="603" w:type="dxa"/>
            <w:tcBorders>
              <w:bottom w:val="single" w:sz="4" w:space="0" w:color="000000" w:themeColor="text1"/>
            </w:tcBorders>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INF</w:t>
            </w:r>
          </w:p>
        </w:tc>
        <w:tc>
          <w:tcPr>
            <w:tcW w:w="603" w:type="dxa"/>
            <w:tcBorders>
              <w:bottom w:val="single" w:sz="4" w:space="0" w:color="000000" w:themeColor="text1"/>
            </w:tcBorders>
          </w:tcPr>
          <w:p w:rsidR="00A46224" w:rsidRPr="00A114FF" w:rsidRDefault="00A46224" w:rsidP="009950EE">
            <w:pPr>
              <w:jc w:val="center"/>
            </w:pPr>
            <w:r w:rsidRPr="00A114FF">
              <w:t>77</w:t>
            </w:r>
          </w:p>
        </w:tc>
        <w:tc>
          <w:tcPr>
            <w:tcW w:w="603" w:type="dxa"/>
            <w:tcBorders>
              <w:bottom w:val="single" w:sz="4" w:space="0" w:color="000000" w:themeColor="text1"/>
            </w:tcBorders>
          </w:tcPr>
          <w:p w:rsidR="00A46224" w:rsidRPr="00A114FF" w:rsidRDefault="00A46224" w:rsidP="009950EE">
            <w:pPr>
              <w:jc w:val="center"/>
            </w:pPr>
            <w:r w:rsidRPr="00A114FF">
              <w:t>90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4</w:t>
            </w:r>
          </w:p>
        </w:tc>
        <w:tc>
          <w:tcPr>
            <w:tcW w:w="603" w:type="dxa"/>
            <w:shd w:val="clear" w:color="auto" w:fill="C0C0C0"/>
          </w:tcPr>
          <w:p w:rsidR="00A46224" w:rsidRPr="00A114FF" w:rsidRDefault="00A46224" w:rsidP="009950EE">
            <w:pPr>
              <w:jc w:val="center"/>
            </w:pPr>
            <w:r w:rsidRPr="00A114FF">
              <w:t>50</w:t>
            </w:r>
          </w:p>
        </w:tc>
        <w:tc>
          <w:tcPr>
            <w:tcW w:w="603" w:type="dxa"/>
            <w:shd w:val="clear" w:color="auto" w:fill="C0C0C0"/>
          </w:tcPr>
          <w:p w:rsidR="00A46224" w:rsidRPr="00A114FF" w:rsidRDefault="00A46224" w:rsidP="009950EE">
            <w:pPr>
              <w:jc w:val="center"/>
            </w:pPr>
            <w:r w:rsidRPr="00A114FF">
              <w:t>70</w:t>
            </w:r>
          </w:p>
        </w:tc>
        <w:tc>
          <w:tcPr>
            <w:tcW w:w="603" w:type="dxa"/>
            <w:shd w:val="clear" w:color="auto" w:fill="C0C0C0"/>
          </w:tcPr>
          <w:p w:rsidR="00A46224" w:rsidRPr="00A114FF" w:rsidRDefault="00A46224" w:rsidP="009950EE">
            <w:pPr>
              <w:jc w:val="center"/>
            </w:pPr>
            <w:r w:rsidRPr="00A114FF">
              <w:t>INF</w:t>
            </w:r>
          </w:p>
        </w:tc>
        <w:tc>
          <w:tcPr>
            <w:tcW w:w="603" w:type="dxa"/>
          </w:tcPr>
          <w:p w:rsidR="00A46224" w:rsidRPr="00A114FF" w:rsidRDefault="00A46224" w:rsidP="009950EE">
            <w:pPr>
              <w:jc w:val="center"/>
            </w:pPr>
            <w:r w:rsidRPr="00A114FF">
              <w:t>0</w:t>
            </w:r>
          </w:p>
        </w:tc>
        <w:tc>
          <w:tcPr>
            <w:tcW w:w="603" w:type="dxa"/>
            <w:shd w:val="clear" w:color="auto" w:fill="C0C0C0"/>
          </w:tcPr>
          <w:p w:rsidR="00A46224" w:rsidRPr="00A114FF" w:rsidRDefault="00A46224" w:rsidP="009950EE">
            <w:pPr>
              <w:jc w:val="center"/>
            </w:pPr>
            <w:r w:rsidRPr="00A114FF">
              <w:t>60</w:t>
            </w:r>
          </w:p>
        </w:tc>
        <w:tc>
          <w:tcPr>
            <w:tcW w:w="603" w:type="dxa"/>
            <w:shd w:val="clear" w:color="auto" w:fill="C0C0C0"/>
          </w:tcPr>
          <w:p w:rsidR="00A46224" w:rsidRPr="00A114FF" w:rsidRDefault="00A46224" w:rsidP="009950EE">
            <w:pPr>
              <w:jc w:val="center"/>
            </w:pPr>
            <w:r w:rsidRPr="00A114FF">
              <w:t>40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5</w:t>
            </w:r>
          </w:p>
        </w:tc>
        <w:tc>
          <w:tcPr>
            <w:tcW w:w="603" w:type="dxa"/>
          </w:tcPr>
          <w:p w:rsidR="00A46224" w:rsidRPr="00A114FF" w:rsidRDefault="00A46224" w:rsidP="009950EE">
            <w:pPr>
              <w:jc w:val="center"/>
            </w:pPr>
            <w:r w:rsidRPr="00A114FF">
              <w:t>90</w:t>
            </w:r>
          </w:p>
        </w:tc>
        <w:tc>
          <w:tcPr>
            <w:tcW w:w="603" w:type="dxa"/>
          </w:tcPr>
          <w:p w:rsidR="00A46224" w:rsidRPr="00A114FF" w:rsidRDefault="00A46224" w:rsidP="009950EE">
            <w:pPr>
              <w:jc w:val="center"/>
            </w:pPr>
            <w:r w:rsidRPr="00A114FF">
              <w:t>73</w:t>
            </w:r>
          </w:p>
        </w:tc>
        <w:tc>
          <w:tcPr>
            <w:tcW w:w="603" w:type="dxa"/>
          </w:tcPr>
          <w:p w:rsidR="00A46224" w:rsidRPr="00A114FF" w:rsidRDefault="00A46224" w:rsidP="009950EE">
            <w:pPr>
              <w:jc w:val="center"/>
            </w:pPr>
            <w:r w:rsidRPr="00A114FF">
              <w:t>77</w:t>
            </w:r>
          </w:p>
        </w:tc>
        <w:tc>
          <w:tcPr>
            <w:tcW w:w="603" w:type="dxa"/>
          </w:tcPr>
          <w:p w:rsidR="00A46224" w:rsidRPr="00A114FF" w:rsidRDefault="00A46224" w:rsidP="009950EE">
            <w:pPr>
              <w:jc w:val="center"/>
            </w:pPr>
            <w:r w:rsidRPr="00A114FF">
              <w:t>60</w:t>
            </w:r>
          </w:p>
        </w:tc>
        <w:tc>
          <w:tcPr>
            <w:tcW w:w="603" w:type="dxa"/>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80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6</w:t>
            </w:r>
          </w:p>
        </w:tc>
        <w:tc>
          <w:tcPr>
            <w:tcW w:w="603" w:type="dxa"/>
          </w:tcPr>
          <w:p w:rsidR="00A46224" w:rsidRPr="00A114FF" w:rsidRDefault="00A46224" w:rsidP="009950EE">
            <w:pPr>
              <w:jc w:val="center"/>
            </w:pPr>
            <w:r w:rsidRPr="00A114FF">
              <w:t>35</w:t>
            </w:r>
          </w:p>
        </w:tc>
        <w:tc>
          <w:tcPr>
            <w:tcW w:w="603" w:type="dxa"/>
          </w:tcPr>
          <w:p w:rsidR="00A46224" w:rsidRPr="00A114FF" w:rsidRDefault="00A46224" w:rsidP="009950EE">
            <w:pPr>
              <w:jc w:val="center"/>
            </w:pPr>
            <w:r w:rsidRPr="00A114FF">
              <w:t>75</w:t>
            </w:r>
          </w:p>
        </w:tc>
        <w:tc>
          <w:tcPr>
            <w:tcW w:w="603" w:type="dxa"/>
          </w:tcPr>
          <w:p w:rsidR="00A46224" w:rsidRPr="00A114FF" w:rsidRDefault="00A46224" w:rsidP="009950EE">
            <w:pPr>
              <w:jc w:val="center"/>
            </w:pPr>
            <w:r w:rsidRPr="00A114FF">
              <w:t>90</w:t>
            </w:r>
          </w:p>
        </w:tc>
        <w:tc>
          <w:tcPr>
            <w:tcW w:w="603" w:type="dxa"/>
          </w:tcPr>
          <w:p w:rsidR="00A46224" w:rsidRPr="00A114FF" w:rsidRDefault="00A46224" w:rsidP="009950EE">
            <w:pPr>
              <w:jc w:val="center"/>
            </w:pPr>
            <w:r w:rsidRPr="00A114FF">
              <w:t>40</w:t>
            </w:r>
          </w:p>
        </w:tc>
        <w:tc>
          <w:tcPr>
            <w:tcW w:w="603" w:type="dxa"/>
          </w:tcPr>
          <w:p w:rsidR="00A46224" w:rsidRPr="00A114FF" w:rsidRDefault="00A46224" w:rsidP="009950EE">
            <w:pPr>
              <w:jc w:val="center"/>
            </w:pPr>
            <w:r w:rsidRPr="00A114FF">
              <w:t>80</w:t>
            </w:r>
          </w:p>
        </w:tc>
        <w:tc>
          <w:tcPr>
            <w:tcW w:w="603" w:type="dxa"/>
          </w:tcPr>
          <w:p w:rsidR="00A46224" w:rsidRPr="00A114FF" w:rsidRDefault="00A46224" w:rsidP="009950EE">
            <w:pPr>
              <w:jc w:val="center"/>
            </w:pPr>
            <w:r w:rsidRPr="00A114FF">
              <w:t>0</w:t>
            </w:r>
          </w:p>
        </w:tc>
      </w:tr>
    </w:tbl>
    <w:p w:rsidR="00A46224" w:rsidRPr="00A114FF" w:rsidRDefault="00A46224" w:rsidP="00A46224"/>
    <w:p w:rsidR="00A46224" w:rsidRPr="00A114FF" w:rsidRDefault="00A46224" w:rsidP="00A46224">
      <w:r w:rsidRPr="00A114FF">
        <w:tab/>
        <w:t>2. Min edge is 40 from v4 to v6, so we add v6 to Y and (v4, v6) to F.</w:t>
      </w:r>
    </w:p>
    <w:p w:rsidR="00A46224" w:rsidRPr="00A114FF" w:rsidRDefault="00A46224" w:rsidP="00A46224">
      <w:pPr>
        <w:ind w:firstLine="720"/>
      </w:pPr>
    </w:p>
    <w:p w:rsidR="00A46224" w:rsidRPr="00A114FF" w:rsidRDefault="00A46224" w:rsidP="00A46224">
      <w:pPr>
        <w:ind w:firstLine="720"/>
      </w:pPr>
      <w:r w:rsidRPr="00A114FF">
        <w:t>3. Pick greedily again with Y = { v4, v6 }.</w:t>
      </w:r>
    </w:p>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rsidTr="009950EE">
        <w:trPr>
          <w:trHeight w:val="414"/>
          <w:jc w:val="center"/>
        </w:trPr>
        <w:tc>
          <w:tcPr>
            <w:tcW w:w="603" w:type="dxa"/>
            <w:tcBorders>
              <w:top w:val="nil"/>
              <w:left w:val="nil"/>
              <w:bottom w:val="nil"/>
              <w:right w:val="nil"/>
            </w:tcBorders>
          </w:tcPr>
          <w:p w:rsidR="00A46224" w:rsidRPr="00A114FF" w:rsidRDefault="00A46224" w:rsidP="009950EE">
            <w:pPr>
              <w:jc w:val="center"/>
            </w:pP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6</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1</w:t>
            </w:r>
          </w:p>
        </w:tc>
        <w:tc>
          <w:tcPr>
            <w:tcW w:w="603" w:type="dxa"/>
            <w:tcBorders>
              <w:top w:val="single" w:sz="4" w:space="0" w:color="000000" w:themeColor="text1"/>
            </w:tcBorders>
          </w:tcPr>
          <w:p w:rsidR="00A46224" w:rsidRPr="00A114FF" w:rsidRDefault="00A46224" w:rsidP="009950EE">
            <w:pPr>
              <w:jc w:val="center"/>
            </w:pPr>
            <w:r w:rsidRPr="00A114FF">
              <w:t>0</w:t>
            </w:r>
          </w:p>
        </w:tc>
        <w:tc>
          <w:tcPr>
            <w:tcW w:w="603" w:type="dxa"/>
            <w:tcBorders>
              <w:top w:val="single" w:sz="4" w:space="0" w:color="000000" w:themeColor="text1"/>
            </w:tcBorders>
          </w:tcPr>
          <w:p w:rsidR="00A46224" w:rsidRPr="00A114FF" w:rsidRDefault="00A46224" w:rsidP="009950EE">
            <w:pPr>
              <w:jc w:val="center"/>
            </w:pPr>
            <w:r w:rsidRPr="00A114FF">
              <w:t>INF</w:t>
            </w:r>
          </w:p>
        </w:tc>
        <w:tc>
          <w:tcPr>
            <w:tcW w:w="603" w:type="dxa"/>
            <w:tcBorders>
              <w:top w:val="single" w:sz="4" w:space="0" w:color="000000" w:themeColor="text1"/>
            </w:tcBorders>
          </w:tcPr>
          <w:p w:rsidR="00A46224" w:rsidRPr="00A114FF" w:rsidRDefault="00A46224" w:rsidP="009950EE">
            <w:pPr>
              <w:jc w:val="center"/>
            </w:pPr>
            <w:r w:rsidRPr="00A114FF">
              <w:t>72</w:t>
            </w:r>
          </w:p>
        </w:tc>
        <w:tc>
          <w:tcPr>
            <w:tcW w:w="603" w:type="dxa"/>
            <w:tcBorders>
              <w:top w:val="single" w:sz="4" w:space="0" w:color="000000" w:themeColor="text1"/>
            </w:tcBorders>
          </w:tcPr>
          <w:p w:rsidR="00A46224" w:rsidRPr="00A114FF" w:rsidRDefault="00A46224" w:rsidP="009950EE">
            <w:pPr>
              <w:jc w:val="center"/>
            </w:pPr>
            <w:r w:rsidRPr="00A114FF">
              <w:t>50</w:t>
            </w:r>
          </w:p>
        </w:tc>
        <w:tc>
          <w:tcPr>
            <w:tcW w:w="603" w:type="dxa"/>
            <w:tcBorders>
              <w:top w:val="single" w:sz="4" w:space="0" w:color="000000" w:themeColor="text1"/>
            </w:tcBorders>
          </w:tcPr>
          <w:p w:rsidR="00A46224" w:rsidRPr="00A114FF" w:rsidRDefault="00A46224" w:rsidP="009950EE">
            <w:pPr>
              <w:jc w:val="center"/>
            </w:pPr>
            <w:r w:rsidRPr="00A114FF">
              <w:t>90</w:t>
            </w:r>
          </w:p>
        </w:tc>
        <w:tc>
          <w:tcPr>
            <w:tcW w:w="603" w:type="dxa"/>
            <w:tcBorders>
              <w:top w:val="single" w:sz="4" w:space="0" w:color="000000" w:themeColor="text1"/>
            </w:tcBorders>
          </w:tcPr>
          <w:p w:rsidR="00A46224" w:rsidRPr="00A114FF" w:rsidRDefault="00A46224" w:rsidP="009950EE">
            <w:pPr>
              <w:jc w:val="center"/>
            </w:pPr>
            <w:r w:rsidRPr="00A114FF">
              <w:t>35</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2</w:t>
            </w:r>
          </w:p>
        </w:tc>
        <w:tc>
          <w:tcPr>
            <w:tcW w:w="603" w:type="dxa"/>
          </w:tcPr>
          <w:p w:rsidR="00A46224" w:rsidRPr="00A114FF" w:rsidRDefault="00A46224" w:rsidP="009950EE">
            <w:pPr>
              <w:jc w:val="center"/>
            </w:pPr>
            <w:r w:rsidRPr="00A114FF">
              <w:t>INF</w:t>
            </w:r>
          </w:p>
        </w:tc>
        <w:tc>
          <w:tcPr>
            <w:tcW w:w="603" w:type="dxa"/>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71</w:t>
            </w:r>
          </w:p>
        </w:tc>
        <w:tc>
          <w:tcPr>
            <w:tcW w:w="603" w:type="dxa"/>
          </w:tcPr>
          <w:p w:rsidR="00A46224" w:rsidRPr="00A114FF" w:rsidRDefault="00A46224" w:rsidP="009950EE">
            <w:pPr>
              <w:jc w:val="center"/>
            </w:pPr>
            <w:r w:rsidRPr="00A114FF">
              <w:t>70</w:t>
            </w:r>
          </w:p>
        </w:tc>
        <w:tc>
          <w:tcPr>
            <w:tcW w:w="603" w:type="dxa"/>
          </w:tcPr>
          <w:p w:rsidR="00A46224" w:rsidRPr="00A114FF" w:rsidRDefault="00A46224" w:rsidP="009950EE">
            <w:pPr>
              <w:jc w:val="center"/>
            </w:pPr>
            <w:r w:rsidRPr="00A114FF">
              <w:t>73</w:t>
            </w:r>
          </w:p>
        </w:tc>
        <w:tc>
          <w:tcPr>
            <w:tcW w:w="603" w:type="dxa"/>
          </w:tcPr>
          <w:p w:rsidR="00A46224" w:rsidRPr="00A114FF" w:rsidRDefault="00A46224" w:rsidP="009950EE">
            <w:pPr>
              <w:jc w:val="center"/>
            </w:pPr>
            <w:r w:rsidRPr="00A114FF">
              <w:t>75</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3</w:t>
            </w:r>
          </w:p>
        </w:tc>
        <w:tc>
          <w:tcPr>
            <w:tcW w:w="603" w:type="dxa"/>
            <w:tcBorders>
              <w:bottom w:val="single" w:sz="4" w:space="0" w:color="000000" w:themeColor="text1"/>
            </w:tcBorders>
          </w:tcPr>
          <w:p w:rsidR="00A46224" w:rsidRPr="00A114FF" w:rsidRDefault="00A46224" w:rsidP="009950EE">
            <w:pPr>
              <w:jc w:val="center"/>
            </w:pPr>
            <w:r w:rsidRPr="00A114FF">
              <w:t>72</w:t>
            </w:r>
          </w:p>
        </w:tc>
        <w:tc>
          <w:tcPr>
            <w:tcW w:w="603" w:type="dxa"/>
            <w:tcBorders>
              <w:bottom w:val="single" w:sz="4" w:space="0" w:color="000000" w:themeColor="text1"/>
            </w:tcBorders>
          </w:tcPr>
          <w:p w:rsidR="00A46224" w:rsidRPr="00A114FF" w:rsidRDefault="00A46224" w:rsidP="009950EE">
            <w:pPr>
              <w:jc w:val="center"/>
            </w:pPr>
            <w:r w:rsidRPr="00A114FF">
              <w:t>71</w:t>
            </w:r>
          </w:p>
        </w:tc>
        <w:tc>
          <w:tcPr>
            <w:tcW w:w="603" w:type="dxa"/>
            <w:tcBorders>
              <w:bottom w:val="single" w:sz="4" w:space="0" w:color="000000" w:themeColor="text1"/>
            </w:tcBorders>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INF</w:t>
            </w:r>
          </w:p>
        </w:tc>
        <w:tc>
          <w:tcPr>
            <w:tcW w:w="603" w:type="dxa"/>
            <w:tcBorders>
              <w:bottom w:val="single" w:sz="4" w:space="0" w:color="000000" w:themeColor="text1"/>
            </w:tcBorders>
          </w:tcPr>
          <w:p w:rsidR="00A46224" w:rsidRPr="00A114FF" w:rsidRDefault="00A46224" w:rsidP="009950EE">
            <w:pPr>
              <w:jc w:val="center"/>
            </w:pPr>
            <w:r w:rsidRPr="00A114FF">
              <w:t>77</w:t>
            </w:r>
          </w:p>
        </w:tc>
        <w:tc>
          <w:tcPr>
            <w:tcW w:w="603" w:type="dxa"/>
          </w:tcPr>
          <w:p w:rsidR="00A46224" w:rsidRPr="00A114FF" w:rsidRDefault="00A46224" w:rsidP="009950EE">
            <w:pPr>
              <w:jc w:val="center"/>
            </w:pPr>
            <w:r w:rsidRPr="00A114FF">
              <w:t>90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4</w:t>
            </w:r>
          </w:p>
        </w:tc>
        <w:tc>
          <w:tcPr>
            <w:tcW w:w="603" w:type="dxa"/>
            <w:tcBorders>
              <w:right w:val="single" w:sz="4" w:space="0" w:color="000000" w:themeColor="text1"/>
            </w:tcBorders>
            <w:shd w:val="clear" w:color="auto" w:fill="C0C0C0"/>
          </w:tcPr>
          <w:p w:rsidR="00A46224" w:rsidRPr="00A114FF" w:rsidRDefault="00A46224" w:rsidP="009950EE">
            <w:pPr>
              <w:jc w:val="center"/>
            </w:pPr>
            <w:r w:rsidRPr="00A114FF">
              <w:t>50</w:t>
            </w:r>
          </w:p>
        </w:tc>
        <w:tc>
          <w:tcPr>
            <w:tcW w:w="603" w:type="dxa"/>
            <w:tcBorders>
              <w:left w:val="single" w:sz="4" w:space="0" w:color="000000" w:themeColor="text1"/>
              <w:right w:val="single" w:sz="4" w:space="0" w:color="000000" w:themeColor="text1"/>
            </w:tcBorders>
            <w:shd w:val="clear" w:color="auto" w:fill="C0C0C0"/>
          </w:tcPr>
          <w:p w:rsidR="00A46224" w:rsidRPr="00A114FF" w:rsidRDefault="00A46224" w:rsidP="009950EE">
            <w:pPr>
              <w:jc w:val="center"/>
            </w:pPr>
            <w:r w:rsidRPr="00A114FF">
              <w:t>70</w:t>
            </w:r>
          </w:p>
        </w:tc>
        <w:tc>
          <w:tcPr>
            <w:tcW w:w="603" w:type="dxa"/>
            <w:tcBorders>
              <w:left w:val="single" w:sz="4" w:space="0" w:color="000000" w:themeColor="text1"/>
            </w:tcBorders>
            <w:shd w:val="clear" w:color="auto" w:fill="C0C0C0"/>
          </w:tcPr>
          <w:p w:rsidR="00A46224" w:rsidRPr="00A114FF" w:rsidRDefault="00A46224" w:rsidP="009950EE">
            <w:pPr>
              <w:jc w:val="center"/>
            </w:pPr>
            <w:r w:rsidRPr="00A114FF">
              <w:t>INF</w:t>
            </w:r>
          </w:p>
        </w:tc>
        <w:tc>
          <w:tcPr>
            <w:tcW w:w="603" w:type="dxa"/>
          </w:tcPr>
          <w:p w:rsidR="00A46224" w:rsidRPr="00A114FF" w:rsidRDefault="00A46224" w:rsidP="009950EE">
            <w:pPr>
              <w:jc w:val="center"/>
            </w:pPr>
            <w:r w:rsidRPr="00A114FF">
              <w:t>0</w:t>
            </w:r>
          </w:p>
        </w:tc>
        <w:tc>
          <w:tcPr>
            <w:tcW w:w="603" w:type="dxa"/>
            <w:shd w:val="clear" w:color="auto" w:fill="C0C0C0"/>
          </w:tcPr>
          <w:p w:rsidR="00A46224" w:rsidRPr="00A114FF" w:rsidRDefault="00A46224" w:rsidP="009950EE">
            <w:pPr>
              <w:jc w:val="center"/>
            </w:pPr>
            <w:r w:rsidRPr="00A114FF">
              <w:t>60</w:t>
            </w:r>
          </w:p>
        </w:tc>
        <w:tc>
          <w:tcPr>
            <w:tcW w:w="603" w:type="dxa"/>
          </w:tcPr>
          <w:p w:rsidR="00A46224" w:rsidRPr="00A114FF" w:rsidRDefault="00A46224" w:rsidP="009950EE">
            <w:pPr>
              <w:jc w:val="center"/>
            </w:pPr>
            <w:r w:rsidRPr="00A114FF">
              <w:t>40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5</w:t>
            </w:r>
          </w:p>
        </w:tc>
        <w:tc>
          <w:tcPr>
            <w:tcW w:w="603" w:type="dxa"/>
            <w:tcBorders>
              <w:bottom w:val="single" w:sz="4" w:space="0" w:color="000000" w:themeColor="text1"/>
            </w:tcBorders>
          </w:tcPr>
          <w:p w:rsidR="00A46224" w:rsidRPr="00A114FF" w:rsidRDefault="00A46224" w:rsidP="009950EE">
            <w:pPr>
              <w:jc w:val="center"/>
            </w:pPr>
            <w:r w:rsidRPr="00A114FF">
              <w:t>90</w:t>
            </w:r>
          </w:p>
        </w:tc>
        <w:tc>
          <w:tcPr>
            <w:tcW w:w="603" w:type="dxa"/>
            <w:tcBorders>
              <w:bottom w:val="single" w:sz="4" w:space="0" w:color="000000" w:themeColor="text1"/>
            </w:tcBorders>
          </w:tcPr>
          <w:p w:rsidR="00A46224" w:rsidRPr="00A114FF" w:rsidRDefault="00A46224" w:rsidP="009950EE">
            <w:pPr>
              <w:jc w:val="center"/>
            </w:pPr>
            <w:r w:rsidRPr="00A114FF">
              <w:t>73</w:t>
            </w:r>
          </w:p>
        </w:tc>
        <w:tc>
          <w:tcPr>
            <w:tcW w:w="603" w:type="dxa"/>
            <w:tcBorders>
              <w:bottom w:val="single" w:sz="4" w:space="0" w:color="000000" w:themeColor="text1"/>
            </w:tcBorders>
          </w:tcPr>
          <w:p w:rsidR="00A46224" w:rsidRPr="00A114FF" w:rsidRDefault="00A46224" w:rsidP="009950EE">
            <w:pPr>
              <w:jc w:val="center"/>
            </w:pPr>
            <w:r w:rsidRPr="00A114FF">
              <w:t>77</w:t>
            </w:r>
          </w:p>
        </w:tc>
        <w:tc>
          <w:tcPr>
            <w:tcW w:w="603" w:type="dxa"/>
          </w:tcPr>
          <w:p w:rsidR="00A46224" w:rsidRPr="00A114FF" w:rsidRDefault="00A46224" w:rsidP="009950EE">
            <w:pPr>
              <w:jc w:val="center"/>
            </w:pPr>
            <w:r w:rsidRPr="00A114FF">
              <w:t>60</w:t>
            </w:r>
          </w:p>
        </w:tc>
        <w:tc>
          <w:tcPr>
            <w:tcW w:w="603" w:type="dxa"/>
            <w:tcBorders>
              <w:bottom w:val="single" w:sz="4" w:space="0" w:color="000000" w:themeColor="text1"/>
            </w:tcBorders>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80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6</w:t>
            </w:r>
          </w:p>
        </w:tc>
        <w:tc>
          <w:tcPr>
            <w:tcW w:w="603" w:type="dxa"/>
            <w:tcBorders>
              <w:right w:val="single" w:sz="4" w:space="0" w:color="000000" w:themeColor="text1"/>
            </w:tcBorders>
            <w:shd w:val="clear" w:color="auto" w:fill="C0C0C0"/>
          </w:tcPr>
          <w:p w:rsidR="00A46224" w:rsidRPr="00A114FF" w:rsidRDefault="00A46224" w:rsidP="009950EE">
            <w:pPr>
              <w:jc w:val="center"/>
            </w:pPr>
            <w:r w:rsidRPr="00A114FF">
              <w:t>35</w:t>
            </w:r>
          </w:p>
        </w:tc>
        <w:tc>
          <w:tcPr>
            <w:tcW w:w="603" w:type="dxa"/>
            <w:tcBorders>
              <w:left w:val="single" w:sz="4" w:space="0" w:color="000000" w:themeColor="text1"/>
              <w:right w:val="single" w:sz="4" w:space="0" w:color="000000" w:themeColor="text1"/>
            </w:tcBorders>
            <w:shd w:val="clear" w:color="auto" w:fill="C0C0C0"/>
          </w:tcPr>
          <w:p w:rsidR="00A46224" w:rsidRPr="00A114FF" w:rsidRDefault="00A46224" w:rsidP="009950EE">
            <w:pPr>
              <w:jc w:val="center"/>
            </w:pPr>
            <w:r w:rsidRPr="00A114FF">
              <w:t>75</w:t>
            </w:r>
          </w:p>
        </w:tc>
        <w:tc>
          <w:tcPr>
            <w:tcW w:w="603" w:type="dxa"/>
            <w:tcBorders>
              <w:left w:val="single" w:sz="4" w:space="0" w:color="000000" w:themeColor="text1"/>
            </w:tcBorders>
            <w:shd w:val="clear" w:color="auto" w:fill="C0C0C0"/>
          </w:tcPr>
          <w:p w:rsidR="00A46224" w:rsidRPr="00A114FF" w:rsidRDefault="00A46224" w:rsidP="009950EE">
            <w:pPr>
              <w:jc w:val="center"/>
            </w:pPr>
            <w:r w:rsidRPr="00A114FF">
              <w:t>90</w:t>
            </w:r>
          </w:p>
        </w:tc>
        <w:tc>
          <w:tcPr>
            <w:tcW w:w="603" w:type="dxa"/>
          </w:tcPr>
          <w:p w:rsidR="00A46224" w:rsidRPr="00A114FF" w:rsidRDefault="00A46224" w:rsidP="009950EE">
            <w:pPr>
              <w:jc w:val="center"/>
            </w:pPr>
            <w:r w:rsidRPr="00A114FF">
              <w:t>40</w:t>
            </w:r>
          </w:p>
        </w:tc>
        <w:tc>
          <w:tcPr>
            <w:tcW w:w="603" w:type="dxa"/>
            <w:shd w:val="clear" w:color="auto" w:fill="C0C0C0"/>
          </w:tcPr>
          <w:p w:rsidR="00A46224" w:rsidRPr="00A114FF" w:rsidRDefault="00A46224" w:rsidP="009950EE">
            <w:pPr>
              <w:jc w:val="center"/>
            </w:pPr>
            <w:r w:rsidRPr="00A114FF">
              <w:t>80</w:t>
            </w:r>
          </w:p>
        </w:tc>
        <w:tc>
          <w:tcPr>
            <w:tcW w:w="603" w:type="dxa"/>
          </w:tcPr>
          <w:p w:rsidR="00A46224" w:rsidRPr="00A114FF" w:rsidRDefault="00A46224" w:rsidP="009950EE">
            <w:pPr>
              <w:jc w:val="center"/>
            </w:pPr>
            <w:r w:rsidRPr="00A114FF">
              <w:t>0</w:t>
            </w:r>
          </w:p>
        </w:tc>
      </w:tr>
    </w:tbl>
    <w:p w:rsidR="00A46224" w:rsidRPr="00A114FF" w:rsidRDefault="00A46224" w:rsidP="00A46224"/>
    <w:p w:rsidR="00A46224" w:rsidRPr="00A114FF" w:rsidRDefault="00A46224" w:rsidP="00A46224">
      <w:r w:rsidRPr="00A114FF">
        <w:tab/>
        <w:t>4. Min edge is 35 from v1 to v6, so we add v1 to Y and (v1, v6) to F.</w:t>
      </w:r>
    </w:p>
    <w:p w:rsidR="00A46224" w:rsidRPr="00A114FF" w:rsidRDefault="00A46224" w:rsidP="00A46224">
      <w:r w:rsidRPr="00A114FF">
        <w:tab/>
        <w:t>5. Pick greedily again with Y = { v1, v4, v6 } and F = { (v4, v6), (v1, v6) }.</w:t>
      </w:r>
    </w:p>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rsidTr="009950EE">
        <w:trPr>
          <w:trHeight w:val="414"/>
          <w:jc w:val="center"/>
        </w:trPr>
        <w:tc>
          <w:tcPr>
            <w:tcW w:w="603" w:type="dxa"/>
            <w:tcBorders>
              <w:top w:val="nil"/>
              <w:left w:val="nil"/>
              <w:bottom w:val="nil"/>
              <w:right w:val="nil"/>
            </w:tcBorders>
          </w:tcPr>
          <w:p w:rsidR="00A46224" w:rsidRPr="00A114FF" w:rsidRDefault="00A46224" w:rsidP="009950EE">
            <w:pPr>
              <w:jc w:val="center"/>
            </w:pP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6</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1</w:t>
            </w:r>
          </w:p>
        </w:tc>
        <w:tc>
          <w:tcPr>
            <w:tcW w:w="603" w:type="dxa"/>
            <w:tcBorders>
              <w:top w:val="single" w:sz="4" w:space="0" w:color="000000" w:themeColor="text1"/>
            </w:tcBorders>
          </w:tcPr>
          <w:p w:rsidR="00A46224" w:rsidRPr="00A114FF" w:rsidRDefault="00A46224" w:rsidP="009950EE">
            <w:pPr>
              <w:jc w:val="center"/>
            </w:pPr>
            <w:r w:rsidRPr="00A114FF">
              <w:t>0</w:t>
            </w:r>
          </w:p>
        </w:tc>
        <w:tc>
          <w:tcPr>
            <w:tcW w:w="603" w:type="dxa"/>
            <w:tcBorders>
              <w:top w:val="single" w:sz="4" w:space="0" w:color="000000" w:themeColor="text1"/>
              <w:right w:val="single" w:sz="4" w:space="0" w:color="000000" w:themeColor="text1"/>
            </w:tcBorders>
            <w:shd w:val="clear" w:color="auto" w:fill="C0C0C0"/>
          </w:tcPr>
          <w:p w:rsidR="00A46224" w:rsidRPr="00A114FF" w:rsidRDefault="00A46224" w:rsidP="009950EE">
            <w:pPr>
              <w:jc w:val="center"/>
            </w:pPr>
            <w:r w:rsidRPr="00A114FF">
              <w:t>INF</w:t>
            </w:r>
          </w:p>
        </w:tc>
        <w:tc>
          <w:tcPr>
            <w:tcW w:w="603" w:type="dxa"/>
            <w:tcBorders>
              <w:top w:val="single" w:sz="4" w:space="0" w:color="000000" w:themeColor="text1"/>
              <w:left w:val="single" w:sz="4" w:space="0" w:color="000000" w:themeColor="text1"/>
            </w:tcBorders>
            <w:shd w:val="clear" w:color="auto" w:fill="C0C0C0"/>
          </w:tcPr>
          <w:p w:rsidR="00A46224" w:rsidRPr="00A114FF" w:rsidRDefault="00A46224" w:rsidP="009950EE">
            <w:pPr>
              <w:jc w:val="center"/>
            </w:pPr>
            <w:r w:rsidRPr="00A114FF">
              <w:t>72</w:t>
            </w:r>
          </w:p>
        </w:tc>
        <w:tc>
          <w:tcPr>
            <w:tcW w:w="603" w:type="dxa"/>
            <w:tcBorders>
              <w:top w:val="single" w:sz="4" w:space="0" w:color="000000" w:themeColor="text1"/>
            </w:tcBorders>
          </w:tcPr>
          <w:p w:rsidR="00A46224" w:rsidRPr="00A114FF" w:rsidRDefault="00A46224" w:rsidP="009950EE">
            <w:pPr>
              <w:jc w:val="center"/>
            </w:pPr>
            <w:r w:rsidRPr="00A114FF">
              <w:t>50</w:t>
            </w:r>
          </w:p>
        </w:tc>
        <w:tc>
          <w:tcPr>
            <w:tcW w:w="603" w:type="dxa"/>
            <w:tcBorders>
              <w:top w:val="single" w:sz="4" w:space="0" w:color="000000" w:themeColor="text1"/>
            </w:tcBorders>
            <w:shd w:val="clear" w:color="auto" w:fill="C0C0C0"/>
          </w:tcPr>
          <w:p w:rsidR="00A46224" w:rsidRPr="00A114FF" w:rsidRDefault="00A46224" w:rsidP="009950EE">
            <w:pPr>
              <w:jc w:val="center"/>
            </w:pPr>
            <w:r w:rsidRPr="00A114FF">
              <w:t>90</w:t>
            </w:r>
          </w:p>
        </w:tc>
        <w:tc>
          <w:tcPr>
            <w:tcW w:w="603" w:type="dxa"/>
            <w:tcBorders>
              <w:top w:val="single" w:sz="4" w:space="0" w:color="000000" w:themeColor="text1"/>
            </w:tcBorders>
          </w:tcPr>
          <w:p w:rsidR="00A46224" w:rsidRPr="00A114FF" w:rsidRDefault="00A46224" w:rsidP="009950EE">
            <w:pPr>
              <w:jc w:val="center"/>
            </w:pPr>
            <w:r w:rsidRPr="00A114FF">
              <w:t>35</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2</w:t>
            </w:r>
          </w:p>
        </w:tc>
        <w:tc>
          <w:tcPr>
            <w:tcW w:w="603" w:type="dxa"/>
          </w:tcPr>
          <w:p w:rsidR="00A46224" w:rsidRPr="00A114FF" w:rsidRDefault="00A46224" w:rsidP="009950EE">
            <w:pPr>
              <w:jc w:val="center"/>
            </w:pPr>
            <w:r w:rsidRPr="00A114FF">
              <w:t>INF</w:t>
            </w:r>
          </w:p>
        </w:tc>
        <w:tc>
          <w:tcPr>
            <w:tcW w:w="603" w:type="dxa"/>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71</w:t>
            </w:r>
          </w:p>
        </w:tc>
        <w:tc>
          <w:tcPr>
            <w:tcW w:w="603" w:type="dxa"/>
          </w:tcPr>
          <w:p w:rsidR="00A46224" w:rsidRPr="00A114FF" w:rsidRDefault="00A46224" w:rsidP="009950EE">
            <w:pPr>
              <w:jc w:val="center"/>
            </w:pPr>
            <w:r w:rsidRPr="00A114FF">
              <w:t>70</w:t>
            </w:r>
          </w:p>
        </w:tc>
        <w:tc>
          <w:tcPr>
            <w:tcW w:w="603" w:type="dxa"/>
          </w:tcPr>
          <w:p w:rsidR="00A46224" w:rsidRPr="00A114FF" w:rsidRDefault="00A46224" w:rsidP="009950EE">
            <w:pPr>
              <w:jc w:val="center"/>
            </w:pPr>
            <w:r w:rsidRPr="00A114FF">
              <w:t>73</w:t>
            </w:r>
          </w:p>
        </w:tc>
        <w:tc>
          <w:tcPr>
            <w:tcW w:w="603" w:type="dxa"/>
          </w:tcPr>
          <w:p w:rsidR="00A46224" w:rsidRPr="00A114FF" w:rsidRDefault="00A46224" w:rsidP="009950EE">
            <w:pPr>
              <w:jc w:val="center"/>
            </w:pPr>
            <w:r w:rsidRPr="00A114FF">
              <w:t>75</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3</w:t>
            </w:r>
          </w:p>
        </w:tc>
        <w:tc>
          <w:tcPr>
            <w:tcW w:w="603" w:type="dxa"/>
            <w:tcBorders>
              <w:bottom w:val="single" w:sz="4" w:space="0" w:color="000000" w:themeColor="text1"/>
            </w:tcBorders>
          </w:tcPr>
          <w:p w:rsidR="00A46224" w:rsidRPr="00A114FF" w:rsidRDefault="00A46224" w:rsidP="009950EE">
            <w:pPr>
              <w:jc w:val="center"/>
            </w:pPr>
            <w:r w:rsidRPr="00A114FF">
              <w:t>72</w:t>
            </w:r>
          </w:p>
        </w:tc>
        <w:tc>
          <w:tcPr>
            <w:tcW w:w="603" w:type="dxa"/>
            <w:tcBorders>
              <w:bottom w:val="single" w:sz="4" w:space="0" w:color="000000" w:themeColor="text1"/>
            </w:tcBorders>
          </w:tcPr>
          <w:p w:rsidR="00A46224" w:rsidRPr="00A114FF" w:rsidRDefault="00A46224" w:rsidP="009950EE">
            <w:pPr>
              <w:jc w:val="center"/>
            </w:pPr>
            <w:r w:rsidRPr="00A114FF">
              <w:t>71</w:t>
            </w:r>
          </w:p>
        </w:tc>
        <w:tc>
          <w:tcPr>
            <w:tcW w:w="603" w:type="dxa"/>
            <w:tcBorders>
              <w:bottom w:val="single" w:sz="4" w:space="0" w:color="000000" w:themeColor="text1"/>
            </w:tcBorders>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INF</w:t>
            </w:r>
          </w:p>
        </w:tc>
        <w:tc>
          <w:tcPr>
            <w:tcW w:w="603" w:type="dxa"/>
            <w:tcBorders>
              <w:bottom w:val="single" w:sz="4" w:space="0" w:color="000000" w:themeColor="text1"/>
            </w:tcBorders>
          </w:tcPr>
          <w:p w:rsidR="00A46224" w:rsidRPr="00A114FF" w:rsidRDefault="00A46224" w:rsidP="009950EE">
            <w:pPr>
              <w:jc w:val="center"/>
            </w:pPr>
            <w:r w:rsidRPr="00A114FF">
              <w:t>77</w:t>
            </w:r>
          </w:p>
        </w:tc>
        <w:tc>
          <w:tcPr>
            <w:tcW w:w="603" w:type="dxa"/>
          </w:tcPr>
          <w:p w:rsidR="00A46224" w:rsidRPr="00A114FF" w:rsidRDefault="00A46224" w:rsidP="009950EE">
            <w:pPr>
              <w:jc w:val="center"/>
            </w:pPr>
            <w:r w:rsidRPr="00A114FF">
              <w:t>90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4</w:t>
            </w:r>
          </w:p>
        </w:tc>
        <w:tc>
          <w:tcPr>
            <w:tcW w:w="603" w:type="dxa"/>
            <w:tcBorders>
              <w:right w:val="single" w:sz="4" w:space="0" w:color="000000" w:themeColor="text1"/>
            </w:tcBorders>
            <w:shd w:val="clear" w:color="auto" w:fill="auto"/>
          </w:tcPr>
          <w:p w:rsidR="00A46224" w:rsidRPr="00A114FF" w:rsidRDefault="00A46224" w:rsidP="009950EE">
            <w:pPr>
              <w:jc w:val="center"/>
            </w:pPr>
            <w:r w:rsidRPr="00A114FF">
              <w:t>50</w:t>
            </w:r>
          </w:p>
        </w:tc>
        <w:tc>
          <w:tcPr>
            <w:tcW w:w="603" w:type="dxa"/>
            <w:tcBorders>
              <w:left w:val="single" w:sz="4" w:space="0" w:color="000000" w:themeColor="text1"/>
              <w:right w:val="single" w:sz="4" w:space="0" w:color="000000" w:themeColor="text1"/>
            </w:tcBorders>
            <w:shd w:val="clear" w:color="auto" w:fill="C0C0C0"/>
          </w:tcPr>
          <w:p w:rsidR="00A46224" w:rsidRPr="00A114FF" w:rsidRDefault="00A46224" w:rsidP="009950EE">
            <w:pPr>
              <w:jc w:val="center"/>
            </w:pPr>
            <w:r w:rsidRPr="00A114FF">
              <w:t>70</w:t>
            </w:r>
          </w:p>
        </w:tc>
        <w:tc>
          <w:tcPr>
            <w:tcW w:w="603" w:type="dxa"/>
            <w:tcBorders>
              <w:left w:val="single" w:sz="4" w:space="0" w:color="000000" w:themeColor="text1"/>
            </w:tcBorders>
            <w:shd w:val="clear" w:color="auto" w:fill="C0C0C0"/>
          </w:tcPr>
          <w:p w:rsidR="00A46224" w:rsidRPr="00A114FF" w:rsidRDefault="00A46224" w:rsidP="009950EE">
            <w:pPr>
              <w:jc w:val="center"/>
            </w:pPr>
            <w:r w:rsidRPr="00A114FF">
              <w:t>INF</w:t>
            </w:r>
          </w:p>
        </w:tc>
        <w:tc>
          <w:tcPr>
            <w:tcW w:w="603" w:type="dxa"/>
          </w:tcPr>
          <w:p w:rsidR="00A46224" w:rsidRPr="00A114FF" w:rsidRDefault="00A46224" w:rsidP="009950EE">
            <w:pPr>
              <w:jc w:val="center"/>
            </w:pPr>
            <w:r w:rsidRPr="00A114FF">
              <w:t>0</w:t>
            </w:r>
          </w:p>
        </w:tc>
        <w:tc>
          <w:tcPr>
            <w:tcW w:w="603" w:type="dxa"/>
            <w:shd w:val="clear" w:color="auto" w:fill="C0C0C0"/>
          </w:tcPr>
          <w:p w:rsidR="00A46224" w:rsidRPr="00A114FF" w:rsidRDefault="00A46224" w:rsidP="009950EE">
            <w:pPr>
              <w:jc w:val="center"/>
            </w:pPr>
            <w:r w:rsidRPr="00A114FF">
              <w:t>60</w:t>
            </w:r>
          </w:p>
        </w:tc>
        <w:tc>
          <w:tcPr>
            <w:tcW w:w="603" w:type="dxa"/>
          </w:tcPr>
          <w:p w:rsidR="00A46224" w:rsidRPr="00A114FF" w:rsidRDefault="00A46224" w:rsidP="009950EE">
            <w:pPr>
              <w:jc w:val="center"/>
            </w:pPr>
            <w:r w:rsidRPr="00A114FF">
              <w:t>40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5</w:t>
            </w:r>
          </w:p>
        </w:tc>
        <w:tc>
          <w:tcPr>
            <w:tcW w:w="603" w:type="dxa"/>
            <w:tcBorders>
              <w:bottom w:val="single" w:sz="4" w:space="0" w:color="000000" w:themeColor="text1"/>
            </w:tcBorders>
          </w:tcPr>
          <w:p w:rsidR="00A46224" w:rsidRPr="00A114FF" w:rsidRDefault="00A46224" w:rsidP="009950EE">
            <w:pPr>
              <w:jc w:val="center"/>
            </w:pPr>
            <w:r w:rsidRPr="00A114FF">
              <w:t>90</w:t>
            </w:r>
          </w:p>
        </w:tc>
        <w:tc>
          <w:tcPr>
            <w:tcW w:w="603" w:type="dxa"/>
            <w:tcBorders>
              <w:bottom w:val="single" w:sz="4" w:space="0" w:color="000000" w:themeColor="text1"/>
            </w:tcBorders>
          </w:tcPr>
          <w:p w:rsidR="00A46224" w:rsidRPr="00A114FF" w:rsidRDefault="00A46224" w:rsidP="009950EE">
            <w:pPr>
              <w:jc w:val="center"/>
            </w:pPr>
            <w:r w:rsidRPr="00A114FF">
              <w:t>73</w:t>
            </w:r>
          </w:p>
        </w:tc>
        <w:tc>
          <w:tcPr>
            <w:tcW w:w="603" w:type="dxa"/>
            <w:tcBorders>
              <w:bottom w:val="single" w:sz="4" w:space="0" w:color="000000" w:themeColor="text1"/>
            </w:tcBorders>
          </w:tcPr>
          <w:p w:rsidR="00A46224" w:rsidRPr="00A114FF" w:rsidRDefault="00A46224" w:rsidP="009950EE">
            <w:pPr>
              <w:jc w:val="center"/>
            </w:pPr>
            <w:r w:rsidRPr="00A114FF">
              <w:t>77</w:t>
            </w:r>
          </w:p>
        </w:tc>
        <w:tc>
          <w:tcPr>
            <w:tcW w:w="603" w:type="dxa"/>
          </w:tcPr>
          <w:p w:rsidR="00A46224" w:rsidRPr="00A114FF" w:rsidRDefault="00A46224" w:rsidP="009950EE">
            <w:pPr>
              <w:jc w:val="center"/>
            </w:pPr>
            <w:r w:rsidRPr="00A114FF">
              <w:t>60</w:t>
            </w:r>
          </w:p>
        </w:tc>
        <w:tc>
          <w:tcPr>
            <w:tcW w:w="603" w:type="dxa"/>
            <w:tcBorders>
              <w:bottom w:val="single" w:sz="4" w:space="0" w:color="000000" w:themeColor="text1"/>
            </w:tcBorders>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80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6</w:t>
            </w:r>
          </w:p>
        </w:tc>
        <w:tc>
          <w:tcPr>
            <w:tcW w:w="603" w:type="dxa"/>
            <w:tcBorders>
              <w:right w:val="single" w:sz="4" w:space="0" w:color="000000" w:themeColor="text1"/>
            </w:tcBorders>
            <w:shd w:val="clear" w:color="auto" w:fill="auto"/>
          </w:tcPr>
          <w:p w:rsidR="00A46224" w:rsidRPr="00A114FF" w:rsidRDefault="00A46224" w:rsidP="009950EE">
            <w:pPr>
              <w:jc w:val="center"/>
            </w:pPr>
            <w:r w:rsidRPr="00A114FF">
              <w:t>35</w:t>
            </w:r>
          </w:p>
        </w:tc>
        <w:tc>
          <w:tcPr>
            <w:tcW w:w="603" w:type="dxa"/>
            <w:tcBorders>
              <w:left w:val="single" w:sz="4" w:space="0" w:color="000000" w:themeColor="text1"/>
              <w:right w:val="single" w:sz="4" w:space="0" w:color="000000" w:themeColor="text1"/>
            </w:tcBorders>
            <w:shd w:val="clear" w:color="auto" w:fill="C0C0C0"/>
          </w:tcPr>
          <w:p w:rsidR="00A46224" w:rsidRPr="00A114FF" w:rsidRDefault="00A46224" w:rsidP="009950EE">
            <w:pPr>
              <w:jc w:val="center"/>
            </w:pPr>
            <w:r w:rsidRPr="00A114FF">
              <w:t>75</w:t>
            </w:r>
          </w:p>
        </w:tc>
        <w:tc>
          <w:tcPr>
            <w:tcW w:w="603" w:type="dxa"/>
            <w:tcBorders>
              <w:left w:val="single" w:sz="4" w:space="0" w:color="000000" w:themeColor="text1"/>
            </w:tcBorders>
            <w:shd w:val="clear" w:color="auto" w:fill="C0C0C0"/>
          </w:tcPr>
          <w:p w:rsidR="00A46224" w:rsidRPr="00A114FF" w:rsidRDefault="00A46224" w:rsidP="009950EE">
            <w:pPr>
              <w:jc w:val="center"/>
            </w:pPr>
            <w:r w:rsidRPr="00A114FF">
              <w:t>90</w:t>
            </w:r>
          </w:p>
        </w:tc>
        <w:tc>
          <w:tcPr>
            <w:tcW w:w="603" w:type="dxa"/>
          </w:tcPr>
          <w:p w:rsidR="00A46224" w:rsidRPr="00A114FF" w:rsidRDefault="00A46224" w:rsidP="009950EE">
            <w:pPr>
              <w:jc w:val="center"/>
            </w:pPr>
            <w:r w:rsidRPr="00A114FF">
              <w:t>40</w:t>
            </w:r>
          </w:p>
        </w:tc>
        <w:tc>
          <w:tcPr>
            <w:tcW w:w="603" w:type="dxa"/>
            <w:shd w:val="clear" w:color="auto" w:fill="C0C0C0"/>
          </w:tcPr>
          <w:p w:rsidR="00A46224" w:rsidRPr="00A114FF" w:rsidRDefault="00A46224" w:rsidP="009950EE">
            <w:pPr>
              <w:jc w:val="center"/>
            </w:pPr>
            <w:r w:rsidRPr="00A114FF">
              <w:t>80</w:t>
            </w:r>
          </w:p>
        </w:tc>
        <w:tc>
          <w:tcPr>
            <w:tcW w:w="603" w:type="dxa"/>
          </w:tcPr>
          <w:p w:rsidR="00A46224" w:rsidRPr="00A114FF" w:rsidRDefault="00A46224" w:rsidP="009950EE">
            <w:pPr>
              <w:jc w:val="center"/>
            </w:pPr>
            <w:r w:rsidRPr="00A114FF">
              <w:t>0</w:t>
            </w:r>
          </w:p>
        </w:tc>
      </w:tr>
    </w:tbl>
    <w:p w:rsidR="00A46224" w:rsidRPr="00A114FF" w:rsidRDefault="00A46224" w:rsidP="00A46224"/>
    <w:p w:rsidR="00A46224" w:rsidRPr="00A114FF" w:rsidRDefault="00A46224" w:rsidP="00A46224">
      <w:r w:rsidRPr="00A114FF">
        <w:tab/>
        <w:t>6. Min edge is 60 from v4 to v5, so we add v5 to Y and (v4, v5) to F.</w:t>
      </w:r>
    </w:p>
    <w:p w:rsidR="00A46224" w:rsidRPr="00A114FF" w:rsidRDefault="00A46224" w:rsidP="00A46224">
      <w:r w:rsidRPr="00A114FF">
        <w:tab/>
        <w:t>7. Pick greedily again with Y = { v1, v4, v5, v6 } and F = { (v4, v6), (v1, v6), (v4, v5) }.</w:t>
      </w:r>
    </w:p>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rsidTr="009950EE">
        <w:trPr>
          <w:trHeight w:val="414"/>
          <w:jc w:val="center"/>
        </w:trPr>
        <w:tc>
          <w:tcPr>
            <w:tcW w:w="603" w:type="dxa"/>
            <w:tcBorders>
              <w:top w:val="nil"/>
              <w:left w:val="nil"/>
              <w:bottom w:val="nil"/>
              <w:right w:val="nil"/>
            </w:tcBorders>
          </w:tcPr>
          <w:p w:rsidR="00A46224" w:rsidRPr="00A114FF" w:rsidRDefault="00A46224" w:rsidP="009950EE">
            <w:pPr>
              <w:jc w:val="center"/>
            </w:pP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6</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1</w:t>
            </w:r>
          </w:p>
        </w:tc>
        <w:tc>
          <w:tcPr>
            <w:tcW w:w="603" w:type="dxa"/>
            <w:tcBorders>
              <w:top w:val="single" w:sz="4" w:space="0" w:color="000000" w:themeColor="text1"/>
            </w:tcBorders>
          </w:tcPr>
          <w:p w:rsidR="00A46224" w:rsidRPr="00A114FF" w:rsidRDefault="00A46224" w:rsidP="009950EE">
            <w:pPr>
              <w:jc w:val="center"/>
            </w:pPr>
            <w:r w:rsidRPr="00A114FF">
              <w:t>0</w:t>
            </w:r>
          </w:p>
        </w:tc>
        <w:tc>
          <w:tcPr>
            <w:tcW w:w="603" w:type="dxa"/>
            <w:tcBorders>
              <w:top w:val="single" w:sz="4" w:space="0" w:color="000000" w:themeColor="text1"/>
            </w:tcBorders>
            <w:shd w:val="clear" w:color="auto" w:fill="C0C0C0"/>
          </w:tcPr>
          <w:p w:rsidR="00A46224" w:rsidRPr="00A114FF" w:rsidRDefault="00A46224" w:rsidP="009950EE">
            <w:pPr>
              <w:jc w:val="center"/>
            </w:pPr>
            <w:r w:rsidRPr="00A114FF">
              <w:t>INF</w:t>
            </w:r>
          </w:p>
        </w:tc>
        <w:tc>
          <w:tcPr>
            <w:tcW w:w="603" w:type="dxa"/>
            <w:tcBorders>
              <w:top w:val="single" w:sz="4" w:space="0" w:color="000000" w:themeColor="text1"/>
            </w:tcBorders>
            <w:shd w:val="clear" w:color="auto" w:fill="C0C0C0"/>
          </w:tcPr>
          <w:p w:rsidR="00A46224" w:rsidRPr="00A114FF" w:rsidRDefault="00A46224" w:rsidP="009950EE">
            <w:pPr>
              <w:jc w:val="center"/>
            </w:pPr>
            <w:r w:rsidRPr="00A114FF">
              <w:t>72</w:t>
            </w:r>
          </w:p>
        </w:tc>
        <w:tc>
          <w:tcPr>
            <w:tcW w:w="603" w:type="dxa"/>
            <w:tcBorders>
              <w:top w:val="single" w:sz="4" w:space="0" w:color="000000" w:themeColor="text1"/>
            </w:tcBorders>
          </w:tcPr>
          <w:p w:rsidR="00A46224" w:rsidRPr="00A114FF" w:rsidRDefault="00A46224" w:rsidP="009950EE">
            <w:pPr>
              <w:jc w:val="center"/>
            </w:pPr>
            <w:r w:rsidRPr="00A114FF">
              <w:t>50</w:t>
            </w:r>
          </w:p>
        </w:tc>
        <w:tc>
          <w:tcPr>
            <w:tcW w:w="603" w:type="dxa"/>
            <w:tcBorders>
              <w:top w:val="single" w:sz="4" w:space="0" w:color="000000" w:themeColor="text1"/>
            </w:tcBorders>
          </w:tcPr>
          <w:p w:rsidR="00A46224" w:rsidRPr="00A114FF" w:rsidRDefault="00A46224" w:rsidP="009950EE">
            <w:pPr>
              <w:jc w:val="center"/>
            </w:pPr>
            <w:r w:rsidRPr="00A114FF">
              <w:t>90</w:t>
            </w:r>
          </w:p>
        </w:tc>
        <w:tc>
          <w:tcPr>
            <w:tcW w:w="603" w:type="dxa"/>
            <w:tcBorders>
              <w:top w:val="single" w:sz="4" w:space="0" w:color="000000" w:themeColor="text1"/>
            </w:tcBorders>
          </w:tcPr>
          <w:p w:rsidR="00A46224" w:rsidRPr="00A114FF" w:rsidRDefault="00A46224" w:rsidP="009950EE">
            <w:pPr>
              <w:jc w:val="center"/>
            </w:pPr>
            <w:r w:rsidRPr="00A114FF">
              <w:t>35</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2</w:t>
            </w:r>
          </w:p>
        </w:tc>
        <w:tc>
          <w:tcPr>
            <w:tcW w:w="603" w:type="dxa"/>
          </w:tcPr>
          <w:p w:rsidR="00A46224" w:rsidRPr="00A114FF" w:rsidRDefault="00A46224" w:rsidP="009950EE">
            <w:pPr>
              <w:jc w:val="center"/>
            </w:pPr>
            <w:r w:rsidRPr="00A114FF">
              <w:t>INF</w:t>
            </w:r>
          </w:p>
        </w:tc>
        <w:tc>
          <w:tcPr>
            <w:tcW w:w="603" w:type="dxa"/>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71</w:t>
            </w:r>
          </w:p>
        </w:tc>
        <w:tc>
          <w:tcPr>
            <w:tcW w:w="603" w:type="dxa"/>
          </w:tcPr>
          <w:p w:rsidR="00A46224" w:rsidRPr="00A114FF" w:rsidRDefault="00A46224" w:rsidP="009950EE">
            <w:pPr>
              <w:jc w:val="center"/>
            </w:pPr>
            <w:r w:rsidRPr="00A114FF">
              <w:t>70</w:t>
            </w:r>
          </w:p>
        </w:tc>
        <w:tc>
          <w:tcPr>
            <w:tcW w:w="603" w:type="dxa"/>
          </w:tcPr>
          <w:p w:rsidR="00A46224" w:rsidRPr="00A114FF" w:rsidRDefault="00A46224" w:rsidP="009950EE">
            <w:pPr>
              <w:jc w:val="center"/>
            </w:pPr>
            <w:r w:rsidRPr="00A114FF">
              <w:t>73</w:t>
            </w:r>
          </w:p>
        </w:tc>
        <w:tc>
          <w:tcPr>
            <w:tcW w:w="603" w:type="dxa"/>
          </w:tcPr>
          <w:p w:rsidR="00A46224" w:rsidRPr="00A114FF" w:rsidRDefault="00A46224" w:rsidP="009950EE">
            <w:pPr>
              <w:jc w:val="center"/>
            </w:pPr>
            <w:r w:rsidRPr="00A114FF">
              <w:t>75</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3</w:t>
            </w:r>
          </w:p>
        </w:tc>
        <w:tc>
          <w:tcPr>
            <w:tcW w:w="603" w:type="dxa"/>
            <w:tcBorders>
              <w:bottom w:val="single" w:sz="4" w:space="0" w:color="000000" w:themeColor="text1"/>
            </w:tcBorders>
          </w:tcPr>
          <w:p w:rsidR="00A46224" w:rsidRPr="00A114FF" w:rsidRDefault="00A46224" w:rsidP="009950EE">
            <w:pPr>
              <w:jc w:val="center"/>
            </w:pPr>
            <w:r w:rsidRPr="00A114FF">
              <w:t>72</w:t>
            </w:r>
          </w:p>
        </w:tc>
        <w:tc>
          <w:tcPr>
            <w:tcW w:w="603" w:type="dxa"/>
            <w:tcBorders>
              <w:bottom w:val="single" w:sz="4" w:space="0" w:color="000000" w:themeColor="text1"/>
            </w:tcBorders>
          </w:tcPr>
          <w:p w:rsidR="00A46224" w:rsidRPr="00A114FF" w:rsidRDefault="00A46224" w:rsidP="009950EE">
            <w:pPr>
              <w:jc w:val="center"/>
            </w:pPr>
            <w:r w:rsidRPr="00A114FF">
              <w:t>71</w:t>
            </w:r>
          </w:p>
        </w:tc>
        <w:tc>
          <w:tcPr>
            <w:tcW w:w="603" w:type="dxa"/>
            <w:tcBorders>
              <w:bottom w:val="single" w:sz="4" w:space="0" w:color="000000" w:themeColor="text1"/>
            </w:tcBorders>
          </w:tcPr>
          <w:p w:rsidR="00A46224" w:rsidRPr="00A114FF" w:rsidRDefault="00A46224" w:rsidP="009950EE">
            <w:pPr>
              <w:jc w:val="center"/>
            </w:pPr>
            <w:r w:rsidRPr="00A114FF">
              <w:t>0</w:t>
            </w:r>
          </w:p>
        </w:tc>
        <w:tc>
          <w:tcPr>
            <w:tcW w:w="603" w:type="dxa"/>
            <w:tcBorders>
              <w:bottom w:val="single" w:sz="4" w:space="0" w:color="000000" w:themeColor="text1"/>
            </w:tcBorders>
          </w:tcPr>
          <w:p w:rsidR="00A46224" w:rsidRPr="00A114FF" w:rsidRDefault="00A46224" w:rsidP="009950EE">
            <w:pPr>
              <w:jc w:val="center"/>
            </w:pPr>
            <w:r w:rsidRPr="00A114FF">
              <w:t>INF</w:t>
            </w:r>
          </w:p>
        </w:tc>
        <w:tc>
          <w:tcPr>
            <w:tcW w:w="603" w:type="dxa"/>
            <w:tcBorders>
              <w:bottom w:val="single" w:sz="4" w:space="0" w:color="000000" w:themeColor="text1"/>
            </w:tcBorders>
          </w:tcPr>
          <w:p w:rsidR="00A46224" w:rsidRPr="00A114FF" w:rsidRDefault="00A46224" w:rsidP="009950EE">
            <w:pPr>
              <w:jc w:val="center"/>
            </w:pPr>
            <w:r w:rsidRPr="00A114FF">
              <w:t>77</w:t>
            </w:r>
          </w:p>
        </w:tc>
        <w:tc>
          <w:tcPr>
            <w:tcW w:w="603" w:type="dxa"/>
            <w:tcBorders>
              <w:bottom w:val="single" w:sz="4" w:space="0" w:color="000000" w:themeColor="text1"/>
            </w:tcBorders>
          </w:tcPr>
          <w:p w:rsidR="00A46224" w:rsidRPr="00A114FF" w:rsidRDefault="00A46224" w:rsidP="009950EE">
            <w:pPr>
              <w:jc w:val="center"/>
            </w:pPr>
            <w:r w:rsidRPr="00A114FF">
              <w:t>90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4</w:t>
            </w:r>
          </w:p>
        </w:tc>
        <w:tc>
          <w:tcPr>
            <w:tcW w:w="603" w:type="dxa"/>
            <w:tcBorders>
              <w:right w:val="single" w:sz="4" w:space="0" w:color="000000" w:themeColor="text1"/>
            </w:tcBorders>
            <w:shd w:val="clear" w:color="auto" w:fill="auto"/>
          </w:tcPr>
          <w:p w:rsidR="00A46224" w:rsidRPr="00A114FF" w:rsidRDefault="00A46224" w:rsidP="009950EE">
            <w:pPr>
              <w:jc w:val="center"/>
            </w:pPr>
            <w:r w:rsidRPr="00A114FF">
              <w:t>50</w:t>
            </w:r>
          </w:p>
        </w:tc>
        <w:tc>
          <w:tcPr>
            <w:tcW w:w="603" w:type="dxa"/>
            <w:tcBorders>
              <w:left w:val="single" w:sz="4" w:space="0" w:color="000000" w:themeColor="text1"/>
              <w:bottom w:val="single" w:sz="4" w:space="0" w:color="000000" w:themeColor="text1"/>
              <w:right w:val="single" w:sz="4" w:space="0" w:color="000000" w:themeColor="text1"/>
            </w:tcBorders>
            <w:shd w:val="clear" w:color="auto" w:fill="C0C0C0"/>
          </w:tcPr>
          <w:p w:rsidR="00A46224" w:rsidRPr="00A114FF" w:rsidRDefault="00A46224" w:rsidP="009950EE">
            <w:pPr>
              <w:jc w:val="center"/>
            </w:pPr>
            <w:r w:rsidRPr="00A114FF">
              <w:t>70</w:t>
            </w:r>
          </w:p>
        </w:tc>
        <w:tc>
          <w:tcPr>
            <w:tcW w:w="603" w:type="dxa"/>
            <w:tcBorders>
              <w:left w:val="single" w:sz="4" w:space="0" w:color="000000" w:themeColor="text1"/>
              <w:bottom w:val="single" w:sz="4" w:space="0" w:color="000000" w:themeColor="text1"/>
              <w:right w:val="single" w:sz="4" w:space="0" w:color="000000" w:themeColor="text1"/>
            </w:tcBorders>
            <w:shd w:val="clear" w:color="auto" w:fill="C0C0C0"/>
          </w:tcPr>
          <w:p w:rsidR="00A46224" w:rsidRPr="00A114FF" w:rsidRDefault="00A46224" w:rsidP="009950EE">
            <w:pPr>
              <w:jc w:val="center"/>
            </w:pPr>
            <w:r w:rsidRPr="00A114FF">
              <w:t>INF</w:t>
            </w:r>
          </w:p>
        </w:tc>
        <w:tc>
          <w:tcPr>
            <w:tcW w:w="603" w:type="dxa"/>
            <w:tcBorders>
              <w:left w:val="single" w:sz="4" w:space="0" w:color="000000" w:themeColor="text1"/>
              <w:right w:val="single" w:sz="4" w:space="0" w:color="000000" w:themeColor="text1"/>
            </w:tcBorders>
            <w:shd w:val="clear" w:color="auto" w:fill="auto"/>
          </w:tcPr>
          <w:p w:rsidR="00A46224" w:rsidRPr="00A114FF" w:rsidRDefault="00A46224" w:rsidP="009950EE">
            <w:pPr>
              <w:jc w:val="center"/>
            </w:pPr>
            <w:r w:rsidRPr="00A114FF">
              <w:t>0</w:t>
            </w:r>
          </w:p>
        </w:tc>
        <w:tc>
          <w:tcPr>
            <w:tcW w:w="603" w:type="dxa"/>
            <w:tcBorders>
              <w:left w:val="single" w:sz="4" w:space="0" w:color="000000" w:themeColor="text1"/>
              <w:right w:val="single" w:sz="4" w:space="0" w:color="000000" w:themeColor="text1"/>
            </w:tcBorders>
            <w:shd w:val="clear" w:color="auto" w:fill="auto"/>
          </w:tcPr>
          <w:p w:rsidR="00A46224" w:rsidRPr="00A114FF" w:rsidRDefault="00A46224" w:rsidP="009950EE">
            <w:pPr>
              <w:jc w:val="center"/>
            </w:pPr>
            <w:r w:rsidRPr="00A114FF">
              <w:t>60</w:t>
            </w:r>
          </w:p>
        </w:tc>
        <w:tc>
          <w:tcPr>
            <w:tcW w:w="603" w:type="dxa"/>
            <w:tcBorders>
              <w:left w:val="single" w:sz="4" w:space="0" w:color="000000" w:themeColor="text1"/>
            </w:tcBorders>
            <w:shd w:val="clear" w:color="auto" w:fill="auto"/>
          </w:tcPr>
          <w:p w:rsidR="00A46224" w:rsidRPr="00A114FF" w:rsidRDefault="00A46224" w:rsidP="009950EE">
            <w:pPr>
              <w:jc w:val="center"/>
            </w:pPr>
            <w:r w:rsidRPr="00A114FF">
              <w:t>40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5</w:t>
            </w:r>
          </w:p>
        </w:tc>
        <w:tc>
          <w:tcPr>
            <w:tcW w:w="603" w:type="dxa"/>
          </w:tcPr>
          <w:p w:rsidR="00A46224" w:rsidRPr="00A114FF" w:rsidRDefault="00A46224" w:rsidP="009950EE">
            <w:pPr>
              <w:jc w:val="center"/>
            </w:pPr>
            <w:r w:rsidRPr="00A114FF">
              <w:t>90</w:t>
            </w:r>
          </w:p>
        </w:tc>
        <w:tc>
          <w:tcPr>
            <w:tcW w:w="603" w:type="dxa"/>
            <w:shd w:val="clear" w:color="auto" w:fill="C0C0C0"/>
          </w:tcPr>
          <w:p w:rsidR="00A46224" w:rsidRPr="00A114FF" w:rsidRDefault="00A46224" w:rsidP="009950EE">
            <w:pPr>
              <w:jc w:val="center"/>
            </w:pPr>
            <w:r w:rsidRPr="00A114FF">
              <w:t>73</w:t>
            </w:r>
          </w:p>
        </w:tc>
        <w:tc>
          <w:tcPr>
            <w:tcW w:w="603" w:type="dxa"/>
            <w:shd w:val="clear" w:color="auto" w:fill="C0C0C0"/>
          </w:tcPr>
          <w:p w:rsidR="00A46224" w:rsidRPr="00A114FF" w:rsidRDefault="00A46224" w:rsidP="009950EE">
            <w:pPr>
              <w:jc w:val="center"/>
            </w:pPr>
            <w:r w:rsidRPr="00A114FF">
              <w:t>77</w:t>
            </w:r>
          </w:p>
        </w:tc>
        <w:tc>
          <w:tcPr>
            <w:tcW w:w="603" w:type="dxa"/>
          </w:tcPr>
          <w:p w:rsidR="00A46224" w:rsidRPr="00A114FF" w:rsidRDefault="00A46224" w:rsidP="009950EE">
            <w:pPr>
              <w:jc w:val="center"/>
            </w:pPr>
            <w:r w:rsidRPr="00A114FF">
              <w:t>60</w:t>
            </w:r>
          </w:p>
        </w:tc>
        <w:tc>
          <w:tcPr>
            <w:tcW w:w="603" w:type="dxa"/>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80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6</w:t>
            </w:r>
          </w:p>
        </w:tc>
        <w:tc>
          <w:tcPr>
            <w:tcW w:w="603" w:type="dxa"/>
          </w:tcPr>
          <w:p w:rsidR="00A46224" w:rsidRPr="00A114FF" w:rsidRDefault="00A46224" w:rsidP="009950EE">
            <w:pPr>
              <w:jc w:val="center"/>
            </w:pPr>
            <w:r w:rsidRPr="00A114FF">
              <w:t>35</w:t>
            </w:r>
          </w:p>
        </w:tc>
        <w:tc>
          <w:tcPr>
            <w:tcW w:w="603" w:type="dxa"/>
            <w:shd w:val="clear" w:color="auto" w:fill="C0C0C0"/>
          </w:tcPr>
          <w:p w:rsidR="00A46224" w:rsidRPr="00A114FF" w:rsidRDefault="00A46224" w:rsidP="009950EE">
            <w:pPr>
              <w:jc w:val="center"/>
            </w:pPr>
            <w:r w:rsidRPr="00A114FF">
              <w:t>75</w:t>
            </w:r>
          </w:p>
        </w:tc>
        <w:tc>
          <w:tcPr>
            <w:tcW w:w="603" w:type="dxa"/>
            <w:shd w:val="clear" w:color="auto" w:fill="C0C0C0"/>
          </w:tcPr>
          <w:p w:rsidR="00A46224" w:rsidRPr="00A114FF" w:rsidRDefault="00A46224" w:rsidP="009950EE">
            <w:pPr>
              <w:jc w:val="center"/>
            </w:pPr>
            <w:r w:rsidRPr="00A114FF">
              <w:t>90</w:t>
            </w:r>
          </w:p>
        </w:tc>
        <w:tc>
          <w:tcPr>
            <w:tcW w:w="603" w:type="dxa"/>
          </w:tcPr>
          <w:p w:rsidR="00A46224" w:rsidRPr="00A114FF" w:rsidRDefault="00A46224" w:rsidP="009950EE">
            <w:pPr>
              <w:jc w:val="center"/>
            </w:pPr>
            <w:r w:rsidRPr="00A114FF">
              <w:t>40</w:t>
            </w:r>
          </w:p>
        </w:tc>
        <w:tc>
          <w:tcPr>
            <w:tcW w:w="603" w:type="dxa"/>
          </w:tcPr>
          <w:p w:rsidR="00A46224" w:rsidRPr="00A114FF" w:rsidRDefault="00A46224" w:rsidP="009950EE">
            <w:pPr>
              <w:jc w:val="center"/>
            </w:pPr>
            <w:r w:rsidRPr="00A114FF">
              <w:t>80</w:t>
            </w:r>
          </w:p>
        </w:tc>
        <w:tc>
          <w:tcPr>
            <w:tcW w:w="603" w:type="dxa"/>
          </w:tcPr>
          <w:p w:rsidR="00A46224" w:rsidRPr="00A114FF" w:rsidRDefault="00A46224" w:rsidP="009950EE">
            <w:pPr>
              <w:jc w:val="center"/>
            </w:pPr>
            <w:r w:rsidRPr="00A114FF">
              <w:t>0</w:t>
            </w:r>
          </w:p>
        </w:tc>
      </w:tr>
    </w:tbl>
    <w:p w:rsidR="00A46224" w:rsidRPr="00A114FF" w:rsidRDefault="00A46224" w:rsidP="00A46224">
      <w:r w:rsidRPr="00A114FF">
        <w:tab/>
        <w:t>8. Min edge is 70 from v2 to v4, so we add v2 to Y and (v2, v4) to F.</w:t>
      </w:r>
    </w:p>
    <w:p w:rsidR="00A46224" w:rsidRPr="00A114FF" w:rsidRDefault="00A46224" w:rsidP="00A46224">
      <w:r w:rsidRPr="00A114FF">
        <w:lastRenderedPageBreak/>
        <w:tab/>
        <w:t>9. Pick greedily again with Y = { v1, v2, v4, v5, v6 } and F = { (v4, v6), (v1, v6), (v4, v5), (v2, v4) }.</w:t>
      </w:r>
    </w:p>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rsidTr="009950EE">
        <w:trPr>
          <w:trHeight w:val="414"/>
          <w:jc w:val="center"/>
        </w:trPr>
        <w:tc>
          <w:tcPr>
            <w:tcW w:w="603" w:type="dxa"/>
            <w:tcBorders>
              <w:top w:val="nil"/>
              <w:left w:val="nil"/>
              <w:bottom w:val="nil"/>
              <w:right w:val="nil"/>
            </w:tcBorders>
          </w:tcPr>
          <w:p w:rsidR="00A46224" w:rsidRPr="00A114FF" w:rsidRDefault="00A46224" w:rsidP="009950EE">
            <w:pPr>
              <w:jc w:val="center"/>
            </w:pP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rsidR="00A46224" w:rsidRPr="00A114FF" w:rsidRDefault="00A46224" w:rsidP="009950EE">
            <w:pPr>
              <w:jc w:val="center"/>
            </w:pPr>
            <w:r w:rsidRPr="00A114FF">
              <w:t>6</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1</w:t>
            </w:r>
          </w:p>
        </w:tc>
        <w:tc>
          <w:tcPr>
            <w:tcW w:w="603" w:type="dxa"/>
            <w:tcBorders>
              <w:top w:val="single" w:sz="4" w:space="0" w:color="000000" w:themeColor="text1"/>
            </w:tcBorders>
          </w:tcPr>
          <w:p w:rsidR="00A46224" w:rsidRPr="00A114FF" w:rsidRDefault="00A46224" w:rsidP="009950EE">
            <w:pPr>
              <w:jc w:val="center"/>
            </w:pPr>
            <w:r w:rsidRPr="00A114FF">
              <w:t>0</w:t>
            </w:r>
          </w:p>
        </w:tc>
        <w:tc>
          <w:tcPr>
            <w:tcW w:w="603" w:type="dxa"/>
            <w:tcBorders>
              <w:top w:val="single" w:sz="4" w:space="0" w:color="000000" w:themeColor="text1"/>
            </w:tcBorders>
            <w:shd w:val="clear" w:color="auto" w:fill="auto"/>
          </w:tcPr>
          <w:p w:rsidR="00A46224" w:rsidRPr="00A114FF" w:rsidRDefault="00A46224" w:rsidP="009950EE">
            <w:pPr>
              <w:jc w:val="center"/>
            </w:pPr>
            <w:r w:rsidRPr="00A114FF">
              <w:t>INF</w:t>
            </w:r>
          </w:p>
        </w:tc>
        <w:tc>
          <w:tcPr>
            <w:tcW w:w="603" w:type="dxa"/>
            <w:tcBorders>
              <w:top w:val="single" w:sz="4" w:space="0" w:color="000000" w:themeColor="text1"/>
              <w:bottom w:val="single" w:sz="4" w:space="0" w:color="000000" w:themeColor="text1"/>
            </w:tcBorders>
            <w:shd w:val="clear" w:color="auto" w:fill="C0C0C0"/>
          </w:tcPr>
          <w:p w:rsidR="00A46224" w:rsidRPr="00A114FF" w:rsidRDefault="00A46224" w:rsidP="009950EE">
            <w:pPr>
              <w:jc w:val="center"/>
            </w:pPr>
            <w:r w:rsidRPr="00A114FF">
              <w:t>72</w:t>
            </w:r>
          </w:p>
        </w:tc>
        <w:tc>
          <w:tcPr>
            <w:tcW w:w="603" w:type="dxa"/>
            <w:tcBorders>
              <w:top w:val="single" w:sz="4" w:space="0" w:color="000000" w:themeColor="text1"/>
            </w:tcBorders>
          </w:tcPr>
          <w:p w:rsidR="00A46224" w:rsidRPr="00A114FF" w:rsidRDefault="00A46224" w:rsidP="009950EE">
            <w:pPr>
              <w:jc w:val="center"/>
            </w:pPr>
            <w:r w:rsidRPr="00A114FF">
              <w:t>50</w:t>
            </w:r>
          </w:p>
        </w:tc>
        <w:tc>
          <w:tcPr>
            <w:tcW w:w="603" w:type="dxa"/>
            <w:tcBorders>
              <w:top w:val="single" w:sz="4" w:space="0" w:color="000000" w:themeColor="text1"/>
            </w:tcBorders>
          </w:tcPr>
          <w:p w:rsidR="00A46224" w:rsidRPr="00A114FF" w:rsidRDefault="00A46224" w:rsidP="009950EE">
            <w:pPr>
              <w:jc w:val="center"/>
            </w:pPr>
            <w:r w:rsidRPr="00A114FF">
              <w:t>90</w:t>
            </w:r>
          </w:p>
        </w:tc>
        <w:tc>
          <w:tcPr>
            <w:tcW w:w="603" w:type="dxa"/>
            <w:tcBorders>
              <w:top w:val="single" w:sz="4" w:space="0" w:color="000000" w:themeColor="text1"/>
            </w:tcBorders>
          </w:tcPr>
          <w:p w:rsidR="00A46224" w:rsidRPr="00A114FF" w:rsidRDefault="00A46224" w:rsidP="009950EE">
            <w:pPr>
              <w:jc w:val="center"/>
            </w:pPr>
            <w:r w:rsidRPr="00A114FF">
              <w:t>35</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2</w:t>
            </w:r>
          </w:p>
        </w:tc>
        <w:tc>
          <w:tcPr>
            <w:tcW w:w="603" w:type="dxa"/>
          </w:tcPr>
          <w:p w:rsidR="00A46224" w:rsidRPr="00A114FF" w:rsidRDefault="00A46224" w:rsidP="009950EE">
            <w:pPr>
              <w:jc w:val="center"/>
            </w:pPr>
            <w:r w:rsidRPr="00A114FF">
              <w:t>INF</w:t>
            </w:r>
          </w:p>
        </w:tc>
        <w:tc>
          <w:tcPr>
            <w:tcW w:w="603" w:type="dxa"/>
            <w:shd w:val="clear" w:color="auto" w:fill="auto"/>
          </w:tcPr>
          <w:p w:rsidR="00A46224" w:rsidRPr="00A114FF" w:rsidRDefault="00A46224" w:rsidP="009950EE">
            <w:pPr>
              <w:jc w:val="center"/>
            </w:pPr>
            <w:r w:rsidRPr="00A114FF">
              <w:t>0</w:t>
            </w:r>
          </w:p>
        </w:tc>
        <w:tc>
          <w:tcPr>
            <w:tcW w:w="603" w:type="dxa"/>
            <w:shd w:val="clear" w:color="auto" w:fill="C0C0C0"/>
          </w:tcPr>
          <w:p w:rsidR="00A46224" w:rsidRPr="00A114FF" w:rsidRDefault="00A46224" w:rsidP="009950EE">
            <w:pPr>
              <w:jc w:val="center"/>
            </w:pPr>
            <w:r w:rsidRPr="00A114FF">
              <w:t>71</w:t>
            </w:r>
          </w:p>
        </w:tc>
        <w:tc>
          <w:tcPr>
            <w:tcW w:w="603" w:type="dxa"/>
          </w:tcPr>
          <w:p w:rsidR="00A46224" w:rsidRPr="00A114FF" w:rsidRDefault="00A46224" w:rsidP="009950EE">
            <w:pPr>
              <w:jc w:val="center"/>
            </w:pPr>
            <w:r w:rsidRPr="00A114FF">
              <w:t>70</w:t>
            </w:r>
          </w:p>
        </w:tc>
        <w:tc>
          <w:tcPr>
            <w:tcW w:w="603" w:type="dxa"/>
          </w:tcPr>
          <w:p w:rsidR="00A46224" w:rsidRPr="00A114FF" w:rsidRDefault="00A46224" w:rsidP="009950EE">
            <w:pPr>
              <w:jc w:val="center"/>
            </w:pPr>
            <w:r w:rsidRPr="00A114FF">
              <w:t>73</w:t>
            </w:r>
          </w:p>
        </w:tc>
        <w:tc>
          <w:tcPr>
            <w:tcW w:w="603" w:type="dxa"/>
          </w:tcPr>
          <w:p w:rsidR="00A46224" w:rsidRPr="00A114FF" w:rsidRDefault="00A46224" w:rsidP="009950EE">
            <w:pPr>
              <w:jc w:val="center"/>
            </w:pPr>
            <w:r w:rsidRPr="00A114FF">
              <w:t>75</w:t>
            </w:r>
          </w:p>
        </w:tc>
      </w:tr>
      <w:tr w:rsidR="00A46224" w:rsidRPr="00A114FF" w:rsidTr="009950EE">
        <w:trPr>
          <w:trHeight w:val="414"/>
          <w:jc w:val="center"/>
        </w:trPr>
        <w:tc>
          <w:tcPr>
            <w:tcW w:w="603" w:type="dxa"/>
            <w:tcBorders>
              <w:top w:val="nil"/>
              <w:left w:val="nil"/>
              <w:bottom w:val="nil"/>
            </w:tcBorders>
          </w:tcPr>
          <w:p w:rsidR="00A46224" w:rsidRPr="00A114FF" w:rsidRDefault="00A46224" w:rsidP="009950EE">
            <w:pPr>
              <w:jc w:val="center"/>
            </w:pPr>
            <w:r w:rsidRPr="00A114FF">
              <w:t>3</w:t>
            </w:r>
          </w:p>
        </w:tc>
        <w:tc>
          <w:tcPr>
            <w:tcW w:w="603" w:type="dxa"/>
            <w:tcBorders>
              <w:bottom w:val="single" w:sz="4" w:space="0" w:color="000000" w:themeColor="text1"/>
            </w:tcBorders>
          </w:tcPr>
          <w:p w:rsidR="00A46224" w:rsidRPr="00A114FF" w:rsidRDefault="00A46224" w:rsidP="009950EE">
            <w:pPr>
              <w:jc w:val="center"/>
            </w:pPr>
            <w:r w:rsidRPr="00A114FF">
              <w:t>72</w:t>
            </w:r>
          </w:p>
        </w:tc>
        <w:tc>
          <w:tcPr>
            <w:tcW w:w="603" w:type="dxa"/>
            <w:tcBorders>
              <w:bottom w:val="single" w:sz="4" w:space="0" w:color="000000" w:themeColor="text1"/>
            </w:tcBorders>
            <w:shd w:val="clear" w:color="auto" w:fill="auto"/>
          </w:tcPr>
          <w:p w:rsidR="00A46224" w:rsidRPr="00A114FF" w:rsidRDefault="00A46224" w:rsidP="009950EE">
            <w:pPr>
              <w:jc w:val="center"/>
            </w:pPr>
            <w:r w:rsidRPr="00A114FF">
              <w:t>71</w:t>
            </w:r>
          </w:p>
        </w:tc>
        <w:tc>
          <w:tcPr>
            <w:tcW w:w="603" w:type="dxa"/>
            <w:tcBorders>
              <w:bottom w:val="single" w:sz="4" w:space="0" w:color="000000" w:themeColor="text1"/>
            </w:tcBorders>
            <w:shd w:val="clear" w:color="auto" w:fill="auto"/>
          </w:tcPr>
          <w:p w:rsidR="00A46224" w:rsidRPr="00A114FF" w:rsidRDefault="00A46224" w:rsidP="009950EE">
            <w:pPr>
              <w:jc w:val="center"/>
            </w:pPr>
            <w:r w:rsidRPr="00A114FF">
              <w:t>0</w:t>
            </w:r>
          </w:p>
        </w:tc>
        <w:tc>
          <w:tcPr>
            <w:tcW w:w="603" w:type="dxa"/>
            <w:tcBorders>
              <w:bottom w:val="single" w:sz="4" w:space="0" w:color="000000" w:themeColor="text1"/>
            </w:tcBorders>
          </w:tcPr>
          <w:p w:rsidR="00A46224" w:rsidRPr="00A114FF" w:rsidRDefault="00A46224" w:rsidP="009950EE">
            <w:pPr>
              <w:jc w:val="center"/>
            </w:pPr>
            <w:r w:rsidRPr="00A114FF">
              <w:t>INF</w:t>
            </w:r>
          </w:p>
        </w:tc>
        <w:tc>
          <w:tcPr>
            <w:tcW w:w="603" w:type="dxa"/>
            <w:tcBorders>
              <w:bottom w:val="single" w:sz="4" w:space="0" w:color="000000" w:themeColor="text1"/>
            </w:tcBorders>
          </w:tcPr>
          <w:p w:rsidR="00A46224" w:rsidRPr="00A114FF" w:rsidRDefault="00A46224" w:rsidP="009950EE">
            <w:pPr>
              <w:jc w:val="center"/>
            </w:pPr>
            <w:r w:rsidRPr="00A114FF">
              <w:t>77</w:t>
            </w:r>
          </w:p>
        </w:tc>
        <w:tc>
          <w:tcPr>
            <w:tcW w:w="603" w:type="dxa"/>
            <w:tcBorders>
              <w:bottom w:val="single" w:sz="4" w:space="0" w:color="000000" w:themeColor="text1"/>
            </w:tcBorders>
          </w:tcPr>
          <w:p w:rsidR="00A46224" w:rsidRPr="00A114FF" w:rsidRDefault="00A46224" w:rsidP="009950EE">
            <w:pPr>
              <w:jc w:val="center"/>
            </w:pPr>
            <w:r w:rsidRPr="00A114FF">
              <w:t>90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4</w:t>
            </w:r>
          </w:p>
        </w:tc>
        <w:tc>
          <w:tcPr>
            <w:tcW w:w="603" w:type="dxa"/>
            <w:tcBorders>
              <w:right w:val="single" w:sz="4" w:space="0" w:color="000000" w:themeColor="text1"/>
            </w:tcBorders>
            <w:shd w:val="clear" w:color="auto" w:fill="auto"/>
          </w:tcPr>
          <w:p w:rsidR="00A46224" w:rsidRPr="00A114FF" w:rsidRDefault="00A46224" w:rsidP="009950EE">
            <w:pPr>
              <w:jc w:val="center"/>
            </w:pPr>
            <w:r w:rsidRPr="00A114FF">
              <w:t>50</w:t>
            </w:r>
          </w:p>
        </w:tc>
        <w:tc>
          <w:tcPr>
            <w:tcW w:w="603" w:type="dxa"/>
            <w:tcBorders>
              <w:left w:val="single" w:sz="4" w:space="0" w:color="000000" w:themeColor="text1"/>
              <w:bottom w:val="single" w:sz="4" w:space="0" w:color="000000" w:themeColor="text1"/>
              <w:right w:val="single" w:sz="4" w:space="0" w:color="000000" w:themeColor="text1"/>
            </w:tcBorders>
            <w:shd w:val="clear" w:color="auto" w:fill="auto"/>
          </w:tcPr>
          <w:p w:rsidR="00A46224" w:rsidRPr="00A114FF" w:rsidRDefault="00A46224" w:rsidP="009950EE">
            <w:pPr>
              <w:jc w:val="center"/>
            </w:pPr>
            <w:r w:rsidRPr="00A114FF">
              <w:t>70</w:t>
            </w:r>
          </w:p>
        </w:tc>
        <w:tc>
          <w:tcPr>
            <w:tcW w:w="603" w:type="dxa"/>
            <w:tcBorders>
              <w:left w:val="single" w:sz="4" w:space="0" w:color="000000" w:themeColor="text1"/>
              <w:bottom w:val="single" w:sz="4" w:space="0" w:color="000000" w:themeColor="text1"/>
              <w:right w:val="single" w:sz="4" w:space="0" w:color="000000" w:themeColor="text1"/>
            </w:tcBorders>
            <w:shd w:val="clear" w:color="auto" w:fill="C0C0C0"/>
          </w:tcPr>
          <w:p w:rsidR="00A46224" w:rsidRPr="00A114FF" w:rsidRDefault="00A46224" w:rsidP="009950EE">
            <w:pPr>
              <w:jc w:val="center"/>
            </w:pPr>
            <w:r w:rsidRPr="00A114FF">
              <w:t>INF</w:t>
            </w:r>
          </w:p>
        </w:tc>
        <w:tc>
          <w:tcPr>
            <w:tcW w:w="603" w:type="dxa"/>
            <w:tcBorders>
              <w:left w:val="single" w:sz="4" w:space="0" w:color="000000" w:themeColor="text1"/>
              <w:right w:val="single" w:sz="4" w:space="0" w:color="000000" w:themeColor="text1"/>
            </w:tcBorders>
            <w:shd w:val="clear" w:color="auto" w:fill="auto"/>
          </w:tcPr>
          <w:p w:rsidR="00A46224" w:rsidRPr="00A114FF" w:rsidRDefault="00A46224" w:rsidP="009950EE">
            <w:pPr>
              <w:jc w:val="center"/>
            </w:pPr>
            <w:r w:rsidRPr="00A114FF">
              <w:t>0</w:t>
            </w:r>
          </w:p>
        </w:tc>
        <w:tc>
          <w:tcPr>
            <w:tcW w:w="603" w:type="dxa"/>
            <w:tcBorders>
              <w:left w:val="single" w:sz="4" w:space="0" w:color="000000" w:themeColor="text1"/>
              <w:right w:val="single" w:sz="4" w:space="0" w:color="000000" w:themeColor="text1"/>
            </w:tcBorders>
            <w:shd w:val="clear" w:color="auto" w:fill="auto"/>
          </w:tcPr>
          <w:p w:rsidR="00A46224" w:rsidRPr="00A114FF" w:rsidRDefault="00A46224" w:rsidP="009950EE">
            <w:pPr>
              <w:jc w:val="center"/>
            </w:pPr>
            <w:r w:rsidRPr="00A114FF">
              <w:t>60</w:t>
            </w:r>
          </w:p>
        </w:tc>
        <w:tc>
          <w:tcPr>
            <w:tcW w:w="603" w:type="dxa"/>
            <w:tcBorders>
              <w:left w:val="single" w:sz="4" w:space="0" w:color="000000" w:themeColor="text1"/>
            </w:tcBorders>
            <w:shd w:val="clear" w:color="auto" w:fill="auto"/>
          </w:tcPr>
          <w:p w:rsidR="00A46224" w:rsidRPr="00A114FF" w:rsidRDefault="00A46224" w:rsidP="009950EE">
            <w:pPr>
              <w:jc w:val="center"/>
            </w:pPr>
            <w:r w:rsidRPr="00A114FF">
              <w:t>40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5</w:t>
            </w:r>
          </w:p>
        </w:tc>
        <w:tc>
          <w:tcPr>
            <w:tcW w:w="603" w:type="dxa"/>
          </w:tcPr>
          <w:p w:rsidR="00A46224" w:rsidRPr="00A114FF" w:rsidRDefault="00A46224" w:rsidP="009950EE">
            <w:pPr>
              <w:jc w:val="center"/>
            </w:pPr>
            <w:r w:rsidRPr="00A114FF">
              <w:t>90</w:t>
            </w:r>
          </w:p>
        </w:tc>
        <w:tc>
          <w:tcPr>
            <w:tcW w:w="603" w:type="dxa"/>
            <w:shd w:val="clear" w:color="auto" w:fill="auto"/>
          </w:tcPr>
          <w:p w:rsidR="00A46224" w:rsidRPr="00A114FF" w:rsidRDefault="00A46224" w:rsidP="009950EE">
            <w:pPr>
              <w:jc w:val="center"/>
            </w:pPr>
            <w:r w:rsidRPr="00A114FF">
              <w:t>73</w:t>
            </w:r>
          </w:p>
        </w:tc>
        <w:tc>
          <w:tcPr>
            <w:tcW w:w="603" w:type="dxa"/>
            <w:tcBorders>
              <w:bottom w:val="single" w:sz="4" w:space="0" w:color="000000" w:themeColor="text1"/>
            </w:tcBorders>
            <w:shd w:val="clear" w:color="auto" w:fill="C0C0C0"/>
          </w:tcPr>
          <w:p w:rsidR="00A46224" w:rsidRPr="00A114FF" w:rsidRDefault="00A46224" w:rsidP="009950EE">
            <w:pPr>
              <w:jc w:val="center"/>
            </w:pPr>
            <w:r w:rsidRPr="00A114FF">
              <w:t>77</w:t>
            </w:r>
          </w:p>
        </w:tc>
        <w:tc>
          <w:tcPr>
            <w:tcW w:w="603" w:type="dxa"/>
          </w:tcPr>
          <w:p w:rsidR="00A46224" w:rsidRPr="00A114FF" w:rsidRDefault="00A46224" w:rsidP="009950EE">
            <w:pPr>
              <w:jc w:val="center"/>
            </w:pPr>
            <w:r w:rsidRPr="00A114FF">
              <w:t>60</w:t>
            </w:r>
          </w:p>
        </w:tc>
        <w:tc>
          <w:tcPr>
            <w:tcW w:w="603" w:type="dxa"/>
          </w:tcPr>
          <w:p w:rsidR="00A46224" w:rsidRPr="00A114FF" w:rsidRDefault="00A46224" w:rsidP="009950EE">
            <w:pPr>
              <w:jc w:val="center"/>
            </w:pPr>
            <w:r w:rsidRPr="00A114FF">
              <w:t>0</w:t>
            </w:r>
          </w:p>
        </w:tc>
        <w:tc>
          <w:tcPr>
            <w:tcW w:w="603" w:type="dxa"/>
          </w:tcPr>
          <w:p w:rsidR="00A46224" w:rsidRPr="00A114FF" w:rsidRDefault="00A46224" w:rsidP="009950EE">
            <w:pPr>
              <w:jc w:val="center"/>
            </w:pPr>
            <w:r w:rsidRPr="00A114FF">
              <w:t>80</w:t>
            </w:r>
          </w:p>
        </w:tc>
      </w:tr>
      <w:tr w:rsidR="00A46224" w:rsidRPr="00A114FF" w:rsidTr="009950EE">
        <w:trPr>
          <w:trHeight w:val="434"/>
          <w:jc w:val="center"/>
        </w:trPr>
        <w:tc>
          <w:tcPr>
            <w:tcW w:w="603" w:type="dxa"/>
            <w:tcBorders>
              <w:top w:val="nil"/>
              <w:left w:val="nil"/>
              <w:bottom w:val="nil"/>
            </w:tcBorders>
          </w:tcPr>
          <w:p w:rsidR="00A46224" w:rsidRPr="00A114FF" w:rsidRDefault="00A46224" w:rsidP="009950EE">
            <w:pPr>
              <w:jc w:val="center"/>
            </w:pPr>
            <w:r w:rsidRPr="00A114FF">
              <w:t>6</w:t>
            </w:r>
          </w:p>
        </w:tc>
        <w:tc>
          <w:tcPr>
            <w:tcW w:w="603" w:type="dxa"/>
          </w:tcPr>
          <w:p w:rsidR="00A46224" w:rsidRPr="00A114FF" w:rsidRDefault="00A46224" w:rsidP="009950EE">
            <w:pPr>
              <w:jc w:val="center"/>
            </w:pPr>
            <w:r w:rsidRPr="00A114FF">
              <w:t>35</w:t>
            </w:r>
          </w:p>
        </w:tc>
        <w:tc>
          <w:tcPr>
            <w:tcW w:w="603" w:type="dxa"/>
            <w:shd w:val="clear" w:color="auto" w:fill="auto"/>
          </w:tcPr>
          <w:p w:rsidR="00A46224" w:rsidRPr="00A114FF" w:rsidRDefault="00A46224" w:rsidP="009950EE">
            <w:pPr>
              <w:jc w:val="center"/>
            </w:pPr>
            <w:r w:rsidRPr="00A114FF">
              <w:t>75</w:t>
            </w:r>
          </w:p>
        </w:tc>
        <w:tc>
          <w:tcPr>
            <w:tcW w:w="603" w:type="dxa"/>
            <w:shd w:val="clear" w:color="auto" w:fill="C0C0C0"/>
          </w:tcPr>
          <w:p w:rsidR="00A46224" w:rsidRPr="00A114FF" w:rsidRDefault="00A46224" w:rsidP="009950EE">
            <w:pPr>
              <w:jc w:val="center"/>
            </w:pPr>
            <w:r w:rsidRPr="00A114FF">
              <w:t>90</w:t>
            </w:r>
          </w:p>
        </w:tc>
        <w:tc>
          <w:tcPr>
            <w:tcW w:w="603" w:type="dxa"/>
          </w:tcPr>
          <w:p w:rsidR="00A46224" w:rsidRPr="00A114FF" w:rsidRDefault="00A46224" w:rsidP="009950EE">
            <w:pPr>
              <w:jc w:val="center"/>
            </w:pPr>
            <w:r w:rsidRPr="00A114FF">
              <w:t>40</w:t>
            </w:r>
          </w:p>
        </w:tc>
        <w:tc>
          <w:tcPr>
            <w:tcW w:w="603" w:type="dxa"/>
          </w:tcPr>
          <w:p w:rsidR="00A46224" w:rsidRPr="00A114FF" w:rsidRDefault="00A46224" w:rsidP="009950EE">
            <w:pPr>
              <w:jc w:val="center"/>
            </w:pPr>
            <w:r w:rsidRPr="00A114FF">
              <w:t>80</w:t>
            </w:r>
          </w:p>
        </w:tc>
        <w:tc>
          <w:tcPr>
            <w:tcW w:w="603" w:type="dxa"/>
          </w:tcPr>
          <w:p w:rsidR="00A46224" w:rsidRPr="00A114FF" w:rsidRDefault="00A46224" w:rsidP="009950EE">
            <w:pPr>
              <w:jc w:val="center"/>
            </w:pPr>
            <w:r w:rsidRPr="00A114FF">
              <w:t>0</w:t>
            </w:r>
          </w:p>
        </w:tc>
      </w:tr>
    </w:tbl>
    <w:p w:rsidR="00A46224" w:rsidRPr="00A114FF" w:rsidRDefault="00A46224" w:rsidP="00A46224"/>
    <w:p w:rsidR="00A46224" w:rsidRPr="00A114FF" w:rsidRDefault="00A46224" w:rsidP="00A46224">
      <w:r w:rsidRPr="00A114FF">
        <w:tab/>
        <w:t>10. Min edge is 71 from v2 to v3, so we add v3 to Y and (v2, v3) to F.</w:t>
      </w:r>
    </w:p>
    <w:p w:rsidR="00A46224" w:rsidRPr="00A114FF" w:rsidRDefault="00A46224" w:rsidP="00A46224">
      <w:r w:rsidRPr="00A114FF">
        <w:tab/>
        <w:t>11. Now Y == V, so problem is solved.</w:t>
      </w:r>
    </w:p>
    <w:p w:rsidR="00A46224" w:rsidRPr="00A114FF" w:rsidRDefault="00A46224" w:rsidP="00A46224">
      <w:r w:rsidRPr="00A114FF">
        <w:t>b) Minimum spanning tree is given by F = { { (v4, v6), (v1, v6), (v4, v5), (v2, v4), (v2, v3) }.</w:t>
      </w:r>
    </w:p>
    <w:p w:rsidR="00A46224" w:rsidRPr="00A114FF" w:rsidRDefault="00A46224" w:rsidP="00A46224">
      <w:r w:rsidRPr="00A114FF">
        <w:t>c) Cost of spanning tree is 40 + 35 + 60 + 70 + 71 = 276.</w:t>
      </w:r>
    </w:p>
    <w:p w:rsidR="00A46224" w:rsidRPr="00A114FF" w:rsidRDefault="00A46224" w:rsidP="00A46224"/>
    <w:p w:rsidR="00A46224" w:rsidRPr="00A114FF" w:rsidRDefault="00A46224" w:rsidP="00A46224">
      <w:r w:rsidRPr="00A114FF">
        <w:rPr>
          <w:b/>
        </w:rPr>
        <w:t>4)</w:t>
      </w:r>
      <w:r w:rsidRPr="00A114FF">
        <w:t xml:space="preserve"> Graph G containing more than one spanning tree is given by adjacency matrix:</w:t>
      </w:r>
    </w:p>
    <w:tbl>
      <w:tblPr>
        <w:tblStyle w:val="TableGrid"/>
        <w:tblW w:w="0" w:type="auto"/>
        <w:tblInd w:w="2997" w:type="dxa"/>
        <w:tblLook w:val="00A0" w:firstRow="1" w:lastRow="0" w:firstColumn="1" w:lastColumn="0" w:noHBand="0" w:noVBand="0"/>
      </w:tblPr>
      <w:tblGrid>
        <w:gridCol w:w="648"/>
        <w:gridCol w:w="648"/>
        <w:gridCol w:w="648"/>
        <w:gridCol w:w="648"/>
      </w:tblGrid>
      <w:tr w:rsidR="00A46224" w:rsidRPr="00A114FF" w:rsidTr="009950EE">
        <w:trPr>
          <w:trHeight w:val="411"/>
        </w:trPr>
        <w:tc>
          <w:tcPr>
            <w:tcW w:w="648" w:type="dxa"/>
          </w:tcPr>
          <w:p w:rsidR="00A46224" w:rsidRPr="00A114FF" w:rsidRDefault="00A46224" w:rsidP="009950EE">
            <w:pPr>
              <w:jc w:val="center"/>
            </w:pPr>
            <w:r w:rsidRPr="00A114FF">
              <w:t>0</w:t>
            </w:r>
          </w:p>
        </w:tc>
        <w:tc>
          <w:tcPr>
            <w:tcW w:w="648" w:type="dxa"/>
          </w:tcPr>
          <w:p w:rsidR="00A46224" w:rsidRPr="00A114FF" w:rsidRDefault="00A46224" w:rsidP="009950EE">
            <w:pPr>
              <w:jc w:val="center"/>
            </w:pPr>
            <w:r w:rsidRPr="00A114FF">
              <w:t>5</w:t>
            </w:r>
          </w:p>
        </w:tc>
        <w:tc>
          <w:tcPr>
            <w:tcW w:w="648" w:type="dxa"/>
          </w:tcPr>
          <w:p w:rsidR="00A46224" w:rsidRPr="00A114FF" w:rsidRDefault="00A46224" w:rsidP="009950EE">
            <w:pPr>
              <w:jc w:val="center"/>
            </w:pPr>
            <w:r w:rsidRPr="00A114FF">
              <w:t>9</w:t>
            </w:r>
          </w:p>
        </w:tc>
        <w:tc>
          <w:tcPr>
            <w:tcW w:w="648" w:type="dxa"/>
          </w:tcPr>
          <w:p w:rsidR="00A46224" w:rsidRPr="00A114FF" w:rsidRDefault="00A46224" w:rsidP="009950EE">
            <w:pPr>
              <w:jc w:val="center"/>
            </w:pPr>
            <w:r w:rsidRPr="00A114FF">
              <w:t>INF</w:t>
            </w:r>
          </w:p>
        </w:tc>
      </w:tr>
      <w:tr w:rsidR="00A46224" w:rsidRPr="00A114FF" w:rsidTr="009950EE">
        <w:trPr>
          <w:trHeight w:val="411"/>
        </w:trPr>
        <w:tc>
          <w:tcPr>
            <w:tcW w:w="648" w:type="dxa"/>
          </w:tcPr>
          <w:p w:rsidR="00A46224" w:rsidRPr="00A114FF" w:rsidRDefault="00A46224" w:rsidP="009950EE">
            <w:pPr>
              <w:jc w:val="center"/>
            </w:pPr>
            <w:r w:rsidRPr="00A114FF">
              <w:t>5</w:t>
            </w:r>
          </w:p>
        </w:tc>
        <w:tc>
          <w:tcPr>
            <w:tcW w:w="648" w:type="dxa"/>
          </w:tcPr>
          <w:p w:rsidR="00A46224" w:rsidRPr="00A114FF" w:rsidRDefault="00A46224" w:rsidP="009950EE">
            <w:pPr>
              <w:jc w:val="center"/>
            </w:pPr>
            <w:r w:rsidRPr="00A114FF">
              <w:t>0</w:t>
            </w:r>
          </w:p>
        </w:tc>
        <w:tc>
          <w:tcPr>
            <w:tcW w:w="648" w:type="dxa"/>
          </w:tcPr>
          <w:p w:rsidR="00A46224" w:rsidRPr="00A114FF" w:rsidRDefault="00A46224" w:rsidP="009950EE">
            <w:pPr>
              <w:jc w:val="center"/>
            </w:pPr>
            <w:r w:rsidRPr="00A114FF">
              <w:t>6</w:t>
            </w:r>
          </w:p>
        </w:tc>
        <w:tc>
          <w:tcPr>
            <w:tcW w:w="648" w:type="dxa"/>
          </w:tcPr>
          <w:p w:rsidR="00A46224" w:rsidRPr="00A114FF" w:rsidRDefault="00A46224" w:rsidP="009950EE">
            <w:pPr>
              <w:jc w:val="center"/>
            </w:pPr>
            <w:r w:rsidRPr="00A114FF">
              <w:t>6</w:t>
            </w:r>
          </w:p>
        </w:tc>
      </w:tr>
      <w:tr w:rsidR="00A46224" w:rsidRPr="00A114FF" w:rsidTr="009950EE">
        <w:trPr>
          <w:trHeight w:val="411"/>
        </w:trPr>
        <w:tc>
          <w:tcPr>
            <w:tcW w:w="648" w:type="dxa"/>
          </w:tcPr>
          <w:p w:rsidR="00A46224" w:rsidRPr="00A114FF" w:rsidRDefault="00A46224" w:rsidP="009950EE">
            <w:pPr>
              <w:jc w:val="center"/>
            </w:pPr>
            <w:r w:rsidRPr="00A114FF">
              <w:t>9</w:t>
            </w:r>
          </w:p>
        </w:tc>
        <w:tc>
          <w:tcPr>
            <w:tcW w:w="648" w:type="dxa"/>
          </w:tcPr>
          <w:p w:rsidR="00A46224" w:rsidRPr="00A114FF" w:rsidRDefault="00A46224" w:rsidP="009950EE">
            <w:pPr>
              <w:jc w:val="center"/>
            </w:pPr>
            <w:r w:rsidRPr="00A114FF">
              <w:t>6</w:t>
            </w:r>
          </w:p>
        </w:tc>
        <w:tc>
          <w:tcPr>
            <w:tcW w:w="648" w:type="dxa"/>
          </w:tcPr>
          <w:p w:rsidR="00A46224" w:rsidRPr="00A114FF" w:rsidRDefault="00A46224" w:rsidP="009950EE">
            <w:pPr>
              <w:jc w:val="center"/>
            </w:pPr>
            <w:r w:rsidRPr="00A114FF">
              <w:t>0</w:t>
            </w:r>
          </w:p>
        </w:tc>
        <w:tc>
          <w:tcPr>
            <w:tcW w:w="648" w:type="dxa"/>
          </w:tcPr>
          <w:p w:rsidR="00A46224" w:rsidRPr="00A114FF" w:rsidRDefault="00A46224" w:rsidP="009950EE">
            <w:pPr>
              <w:jc w:val="center"/>
            </w:pPr>
            <w:r w:rsidRPr="00A114FF">
              <w:t>7</w:t>
            </w:r>
          </w:p>
        </w:tc>
      </w:tr>
      <w:tr w:rsidR="00A46224" w:rsidRPr="00A114FF" w:rsidTr="009950EE">
        <w:trPr>
          <w:trHeight w:val="411"/>
        </w:trPr>
        <w:tc>
          <w:tcPr>
            <w:tcW w:w="648" w:type="dxa"/>
          </w:tcPr>
          <w:p w:rsidR="00A46224" w:rsidRPr="00A114FF" w:rsidRDefault="00A46224" w:rsidP="009950EE">
            <w:pPr>
              <w:jc w:val="center"/>
            </w:pPr>
            <w:r w:rsidRPr="00A114FF">
              <w:t>INF</w:t>
            </w:r>
          </w:p>
        </w:tc>
        <w:tc>
          <w:tcPr>
            <w:tcW w:w="648" w:type="dxa"/>
          </w:tcPr>
          <w:p w:rsidR="00A46224" w:rsidRPr="00A114FF" w:rsidRDefault="00A46224" w:rsidP="009950EE">
            <w:pPr>
              <w:jc w:val="center"/>
            </w:pPr>
            <w:r w:rsidRPr="00A114FF">
              <w:t>6</w:t>
            </w:r>
          </w:p>
        </w:tc>
        <w:tc>
          <w:tcPr>
            <w:tcW w:w="648" w:type="dxa"/>
          </w:tcPr>
          <w:p w:rsidR="00A46224" w:rsidRPr="00A114FF" w:rsidRDefault="00A46224" w:rsidP="009950EE">
            <w:pPr>
              <w:jc w:val="center"/>
            </w:pPr>
            <w:r w:rsidRPr="00A114FF">
              <w:t>7</w:t>
            </w:r>
          </w:p>
        </w:tc>
        <w:tc>
          <w:tcPr>
            <w:tcW w:w="648" w:type="dxa"/>
          </w:tcPr>
          <w:p w:rsidR="00A46224" w:rsidRPr="00A114FF" w:rsidRDefault="00A46224" w:rsidP="009950EE">
            <w:pPr>
              <w:jc w:val="center"/>
            </w:pPr>
            <w:r w:rsidRPr="00A114FF">
              <w:t>0</w:t>
            </w:r>
          </w:p>
        </w:tc>
      </w:tr>
    </w:tbl>
    <w:p w:rsidR="00A46224" w:rsidRPr="00A114FF" w:rsidRDefault="00A46224" w:rsidP="00A46224">
      <w:r w:rsidRPr="00A114FF">
        <w:t>Two minimum spanning trees are given by F = { (v1, v2), (v2, v4), (v3, v4) } and F = { (v1, v2), (v2, v3), (v3, v4) }, each with cost 18.</w:t>
      </w:r>
    </w:p>
    <w:p w:rsidR="00285882" w:rsidRPr="00A114FF" w:rsidRDefault="00285882" w:rsidP="00E905B8">
      <w:pPr>
        <w:spacing w:after="120"/>
      </w:pPr>
    </w:p>
    <w:p w:rsidR="00C30DFE" w:rsidRPr="00E905B8" w:rsidDel="00C30DFE" w:rsidRDefault="00A46224" w:rsidP="00E905B8">
      <w:pPr>
        <w:spacing w:after="120"/>
        <w:rPr>
          <w:rFonts w:cs="Times New Roman"/>
          <w:noProof/>
        </w:rPr>
      </w:pPr>
      <w:r w:rsidRPr="00A46224">
        <w:rPr>
          <w:b/>
        </w:rPr>
        <w:t>5)</w:t>
      </w:r>
      <w:r w:rsidR="00291916" w:rsidRPr="00E905B8">
        <w:t xml:space="preserve"> </w:t>
      </w:r>
      <w:r w:rsidR="00E905B8" w:rsidRPr="00E905B8">
        <w:t>Solutions will vary.</w:t>
      </w:r>
    </w:p>
    <w:p w:rsidR="007E6FF4" w:rsidRPr="00B41172" w:rsidRDefault="007E6FF4" w:rsidP="00E905B8">
      <w:pPr>
        <w:spacing w:after="120"/>
        <w:rPr>
          <w:rFonts w:cs="Times New Roman"/>
          <w:noProof/>
        </w:rPr>
      </w:pPr>
    </w:p>
    <w:p w:rsidR="00291916" w:rsidRPr="00A114FF" w:rsidRDefault="00291916" w:rsidP="00E905B8">
      <w:pPr>
        <w:spacing w:after="120"/>
        <w:rPr>
          <w:b/>
        </w:rPr>
      </w:pPr>
    </w:p>
    <w:p w:rsidR="00B41172" w:rsidRPr="00E905B8" w:rsidRDefault="00291916" w:rsidP="00A46224">
      <w:pPr>
        <w:spacing w:after="120"/>
        <w:ind w:left="720" w:hanging="720"/>
      </w:pPr>
      <w:r w:rsidRPr="00E905B8">
        <w:rPr>
          <w:b/>
        </w:rPr>
        <w:t xml:space="preserve">6) </w:t>
      </w:r>
      <w:r w:rsidR="00B41172" w:rsidRPr="00E905B8">
        <w:t>Modify Prim’s algorithm (Algorithm 4.1) to check if an undirected, weighted</w:t>
      </w:r>
    </w:p>
    <w:p w:rsidR="00B41172" w:rsidRPr="00E905B8" w:rsidRDefault="00B41172" w:rsidP="00A46224">
      <w:pPr>
        <w:spacing w:after="120"/>
        <w:ind w:left="720" w:hanging="720"/>
      </w:pPr>
      <w:r w:rsidRPr="00E905B8">
        <w:t>graph is connected. Analyze your algorithm and show the results using order</w:t>
      </w:r>
    </w:p>
    <w:p w:rsidR="00B41172" w:rsidRPr="00E905B8" w:rsidRDefault="00B41172" w:rsidP="00A46224">
      <w:pPr>
        <w:spacing w:after="120"/>
        <w:ind w:left="720" w:hanging="720"/>
      </w:pPr>
      <w:r w:rsidRPr="00E905B8">
        <w:t>notation.</w:t>
      </w:r>
    </w:p>
    <w:p w:rsidR="00B41172" w:rsidRPr="00E905B8" w:rsidRDefault="00B41172" w:rsidP="00A46224">
      <w:pPr>
        <w:spacing w:after="120"/>
        <w:ind w:left="720" w:hanging="720"/>
        <w:rPr>
          <w:b/>
        </w:rPr>
      </w:pPr>
    </w:p>
    <w:p w:rsidR="00B41172" w:rsidRPr="00E905B8" w:rsidRDefault="0039273A" w:rsidP="00A46224">
      <w:pPr>
        <w:spacing w:after="120"/>
        <w:ind w:left="720" w:hanging="720"/>
        <w:rPr>
          <w:rFonts w:cs="Times New Roman"/>
        </w:rPr>
      </w:pPr>
      <w:r w:rsidRPr="00E905B8">
        <w:rPr>
          <w:rFonts w:cs="Times New Roman"/>
        </w:rPr>
        <w:lastRenderedPageBreak/>
        <w:t>B</w:t>
      </w:r>
      <w:r w:rsidR="006B63CF" w:rsidRPr="00E905B8">
        <w:rPr>
          <w:rFonts w:cs="Times New Roman"/>
        </w:rPr>
        <w:t xml:space="preserve">oolean connected (int </w:t>
      </w:r>
      <w:r w:rsidR="006B63CF" w:rsidRPr="00E905B8">
        <w:rPr>
          <w:rFonts w:cs="Times New Roman"/>
          <w:i/>
        </w:rPr>
        <w:t>n</w:t>
      </w:r>
      <w:r w:rsidR="006B63CF" w:rsidRPr="00E905B8">
        <w:rPr>
          <w:rFonts w:cs="Times New Roman"/>
        </w:rPr>
        <w:t xml:space="preserve">, const number </w:t>
      </w:r>
      <w:r w:rsidR="006B63CF" w:rsidRPr="00E905B8">
        <w:rPr>
          <w:rFonts w:cs="Times New Roman"/>
          <w:i/>
        </w:rPr>
        <w:t>w</w:t>
      </w:r>
      <w:r w:rsidR="00B41172" w:rsidRPr="00E905B8">
        <w:rPr>
          <w:rFonts w:cs="Times New Roman"/>
        </w:rPr>
        <w:t xml:space="preserve">[ ] [ ]) </w:t>
      </w:r>
      <w:r w:rsidR="006B63CF" w:rsidRPr="00E905B8">
        <w:rPr>
          <w:rFonts w:cs="Times New Roman"/>
        </w:rPr>
        <w:t>{</w:t>
      </w:r>
    </w:p>
    <w:p w:rsidR="006B63CF" w:rsidRPr="00E905B8" w:rsidRDefault="006B63CF" w:rsidP="00A46224">
      <w:pPr>
        <w:spacing w:after="120"/>
        <w:ind w:left="720"/>
        <w:rPr>
          <w:rFonts w:cs="Times New Roman"/>
        </w:rPr>
      </w:pPr>
      <w:r w:rsidRPr="00E905B8">
        <w:rPr>
          <w:rFonts w:cs="Times New Roman"/>
        </w:rPr>
        <w:t xml:space="preserve">index </w:t>
      </w:r>
      <w:r w:rsidRPr="00E905B8">
        <w:rPr>
          <w:rFonts w:cs="Times New Roman"/>
          <w:i/>
        </w:rPr>
        <w:t>i</w:t>
      </w:r>
      <w:r w:rsidRPr="00E905B8">
        <w:rPr>
          <w:rFonts w:cs="Times New Roman"/>
        </w:rPr>
        <w:t xml:space="preserve">, </w:t>
      </w:r>
      <w:r w:rsidRPr="00E905B8">
        <w:rPr>
          <w:rFonts w:cs="Times New Roman"/>
          <w:i/>
        </w:rPr>
        <w:t>vnear</w:t>
      </w:r>
      <w:r w:rsidRPr="00E905B8">
        <w:rPr>
          <w:rFonts w:cs="Times New Roman"/>
        </w:rPr>
        <w:t>;</w:t>
      </w:r>
    </w:p>
    <w:p w:rsidR="006B63CF" w:rsidRPr="00E905B8" w:rsidRDefault="006B63CF" w:rsidP="00E905B8">
      <w:pPr>
        <w:spacing w:after="120"/>
        <w:rPr>
          <w:rFonts w:cs="Times New Roman"/>
        </w:rPr>
      </w:pPr>
      <w:r w:rsidRPr="00E905B8">
        <w:rPr>
          <w:rFonts w:cs="Times New Roman"/>
        </w:rPr>
        <w:t>number min;</w:t>
      </w:r>
    </w:p>
    <w:p w:rsidR="006B63CF" w:rsidRPr="00E905B8" w:rsidRDefault="006B63CF" w:rsidP="00E905B8">
      <w:pPr>
        <w:spacing w:after="120"/>
        <w:rPr>
          <w:rFonts w:cs="Times New Roman"/>
        </w:rPr>
      </w:pPr>
      <w:r w:rsidRPr="00E905B8">
        <w:rPr>
          <w:rFonts w:cs="Times New Roman"/>
        </w:rPr>
        <w:t xml:space="preserve">edge </w:t>
      </w:r>
      <w:r w:rsidRPr="00E905B8">
        <w:rPr>
          <w:rFonts w:cs="Times New Roman"/>
          <w:i/>
        </w:rPr>
        <w:t>e</w:t>
      </w:r>
      <w:r w:rsidRPr="00E905B8">
        <w:rPr>
          <w:rFonts w:cs="Times New Roman"/>
        </w:rPr>
        <w:t>;</w:t>
      </w:r>
      <w:r w:rsidR="00B41172" w:rsidRPr="00E905B8">
        <w:rPr>
          <w:rFonts w:cs="Times New Roman"/>
        </w:rPr>
        <w:t xml:space="preserve"> </w:t>
      </w:r>
    </w:p>
    <w:p w:rsidR="006B63CF" w:rsidRPr="00E905B8" w:rsidRDefault="006B63CF" w:rsidP="00E905B8">
      <w:pPr>
        <w:spacing w:after="120"/>
        <w:rPr>
          <w:rFonts w:cs="Times New Roman"/>
        </w:rPr>
      </w:pPr>
      <w:r w:rsidRPr="00E905B8">
        <w:rPr>
          <w:rFonts w:cs="Times New Roman"/>
        </w:rPr>
        <w:t xml:space="preserve">index nearest [2, … </w:t>
      </w:r>
      <w:r w:rsidRPr="00E905B8">
        <w:rPr>
          <w:rFonts w:cs="Times New Roman"/>
          <w:i/>
        </w:rPr>
        <w:t>n</w:t>
      </w:r>
      <w:r w:rsidRPr="00E905B8">
        <w:rPr>
          <w:rFonts w:cs="Times New Roman"/>
        </w:rPr>
        <w:t>]</w:t>
      </w:r>
    </w:p>
    <w:p w:rsidR="006B63CF" w:rsidRPr="00E905B8" w:rsidRDefault="006B63CF" w:rsidP="00E905B8">
      <w:pPr>
        <w:spacing w:after="120"/>
        <w:rPr>
          <w:rFonts w:cs="Times New Roman"/>
        </w:rPr>
      </w:pPr>
      <w:r w:rsidRPr="00E905B8">
        <w:rPr>
          <w:rFonts w:cs="Times New Roman"/>
        </w:rPr>
        <w:t xml:space="preserve">number distance [2, … </w:t>
      </w:r>
      <w:r w:rsidRPr="00E905B8">
        <w:rPr>
          <w:rFonts w:cs="Times New Roman"/>
          <w:i/>
        </w:rPr>
        <w:t>n</w:t>
      </w:r>
      <w:r w:rsidRPr="00E905B8">
        <w:rPr>
          <w:rFonts w:cs="Times New Roman"/>
        </w:rPr>
        <w:t>];</w:t>
      </w:r>
    </w:p>
    <w:p w:rsidR="006B63CF" w:rsidRPr="00E905B8" w:rsidRDefault="006B63CF" w:rsidP="00E905B8">
      <w:pPr>
        <w:spacing w:after="120"/>
        <w:rPr>
          <w:rFonts w:cs="Times New Roman"/>
        </w:rPr>
      </w:pPr>
      <w:r w:rsidRPr="00E905B8">
        <w:rPr>
          <w:rFonts w:cs="Times New Roman"/>
        </w:rPr>
        <w:t>boolean connected = true;</w:t>
      </w:r>
    </w:p>
    <w:p w:rsidR="006E650D" w:rsidRPr="00E905B8" w:rsidRDefault="006B63CF" w:rsidP="00E905B8">
      <w:pPr>
        <w:spacing w:after="120"/>
        <w:rPr>
          <w:rFonts w:cs="Times New Roman"/>
        </w:rPr>
      </w:pPr>
      <w:r w:rsidRPr="00E905B8">
        <w:rPr>
          <w:rFonts w:cs="Times New Roman"/>
        </w:rPr>
        <w:t>for (</w:t>
      </w:r>
      <w:r w:rsidRPr="00E905B8">
        <w:rPr>
          <w:rFonts w:cs="Times New Roman"/>
          <w:i/>
        </w:rPr>
        <w:t>i</w:t>
      </w:r>
      <w:r w:rsidRPr="00E905B8">
        <w:rPr>
          <w:rFonts w:cs="Times New Roman"/>
        </w:rPr>
        <w:t xml:space="preserve"> = 2; </w:t>
      </w:r>
      <w:r w:rsidRPr="00E905B8">
        <w:rPr>
          <w:rFonts w:cs="Times New Roman"/>
          <w:i/>
        </w:rPr>
        <w:t>i</w:t>
      </w:r>
      <w:r w:rsidRPr="00E905B8">
        <w:rPr>
          <w:rFonts w:cs="Times New Roman"/>
        </w:rPr>
        <w:t xml:space="preserve"> &lt; = </w:t>
      </w:r>
      <w:r w:rsidRPr="00E905B8">
        <w:rPr>
          <w:rFonts w:cs="Times New Roman"/>
          <w:i/>
        </w:rPr>
        <w:t>n</w:t>
      </w:r>
      <w:r w:rsidRPr="00E905B8">
        <w:rPr>
          <w:rFonts w:cs="Times New Roman"/>
        </w:rPr>
        <w:t xml:space="preserve">; </w:t>
      </w:r>
      <w:r w:rsidRPr="00E905B8">
        <w:rPr>
          <w:rFonts w:cs="Times New Roman"/>
          <w:i/>
        </w:rPr>
        <w:t>i</w:t>
      </w:r>
      <w:r w:rsidR="006E650D" w:rsidRPr="00E905B8">
        <w:rPr>
          <w:rFonts w:cs="Times New Roman"/>
        </w:rPr>
        <w:t>++)</w:t>
      </w:r>
      <w:r w:rsidRPr="00E905B8">
        <w:rPr>
          <w:rFonts w:cs="Times New Roman"/>
        </w:rPr>
        <w:t>{</w:t>
      </w:r>
    </w:p>
    <w:p w:rsidR="006B63CF" w:rsidRPr="00E905B8" w:rsidRDefault="006B63CF" w:rsidP="00E905B8">
      <w:pPr>
        <w:spacing w:after="120"/>
        <w:ind w:firstLine="720"/>
        <w:rPr>
          <w:rFonts w:cs="Times New Roman"/>
        </w:rPr>
      </w:pPr>
      <w:r w:rsidRPr="00E905B8">
        <w:rPr>
          <w:rFonts w:cs="Times New Roman"/>
        </w:rPr>
        <w:t>nearest [</w:t>
      </w:r>
      <w:r w:rsidRPr="00E905B8">
        <w:rPr>
          <w:rFonts w:cs="Times New Roman"/>
          <w:i/>
        </w:rPr>
        <w:t>i</w:t>
      </w:r>
      <w:r w:rsidRPr="00E905B8">
        <w:rPr>
          <w:rFonts w:cs="Times New Roman"/>
        </w:rPr>
        <w:t>] = 1</w:t>
      </w:r>
    </w:p>
    <w:p w:rsidR="006B63CF" w:rsidRPr="00E905B8" w:rsidRDefault="006B63CF" w:rsidP="00E905B8">
      <w:pPr>
        <w:spacing w:after="120"/>
        <w:ind w:firstLine="720"/>
        <w:rPr>
          <w:rFonts w:cs="Times New Roman"/>
        </w:rPr>
      </w:pPr>
      <w:r w:rsidRPr="00E905B8">
        <w:rPr>
          <w:rFonts w:cs="Times New Roman"/>
        </w:rPr>
        <w:t>distance [</w:t>
      </w:r>
      <w:r w:rsidRPr="00E905B8">
        <w:rPr>
          <w:rFonts w:cs="Times New Roman"/>
          <w:i/>
        </w:rPr>
        <w:t>i</w:t>
      </w:r>
      <w:r w:rsidRPr="00E905B8">
        <w:rPr>
          <w:rFonts w:cs="Times New Roman"/>
        </w:rPr>
        <w:t xml:space="preserve">] = </w:t>
      </w:r>
      <w:r w:rsidRPr="00E905B8">
        <w:rPr>
          <w:rFonts w:cs="Times New Roman"/>
          <w:i/>
        </w:rPr>
        <w:t>w</w:t>
      </w:r>
      <w:r w:rsidRPr="00E905B8">
        <w:rPr>
          <w:rFonts w:cs="Times New Roman"/>
        </w:rPr>
        <w:t xml:space="preserve"> [1] [</w:t>
      </w:r>
      <w:r w:rsidRPr="00E905B8">
        <w:rPr>
          <w:rFonts w:cs="Times New Roman"/>
          <w:i/>
        </w:rPr>
        <w:t>i</w:t>
      </w:r>
      <w:r w:rsidRPr="00E905B8">
        <w:rPr>
          <w:rFonts w:cs="Times New Roman"/>
        </w:rPr>
        <w:t>];</w:t>
      </w:r>
    </w:p>
    <w:p w:rsidR="006B63CF" w:rsidRPr="00E905B8" w:rsidRDefault="006B63CF" w:rsidP="00E905B8">
      <w:pPr>
        <w:spacing w:after="120"/>
        <w:rPr>
          <w:rFonts w:cs="Times New Roman"/>
        </w:rPr>
      </w:pPr>
      <w:r w:rsidRPr="00E905B8">
        <w:rPr>
          <w:rFonts w:cs="Times New Roman"/>
        </w:rPr>
        <w:t>}</w:t>
      </w:r>
    </w:p>
    <w:p w:rsidR="006B63CF" w:rsidRPr="00E905B8" w:rsidRDefault="006B63CF" w:rsidP="00E905B8">
      <w:pPr>
        <w:spacing w:after="120"/>
        <w:rPr>
          <w:rFonts w:cs="Times New Roman"/>
        </w:rPr>
      </w:pPr>
      <w:r w:rsidRPr="00E905B8">
        <w:rPr>
          <w:rFonts w:cs="Times New Roman"/>
        </w:rPr>
        <w:t>repeat (</w:t>
      </w:r>
      <w:r w:rsidRPr="00E905B8">
        <w:rPr>
          <w:rFonts w:cs="Times New Roman"/>
          <w:i/>
        </w:rPr>
        <w:t>n</w:t>
      </w:r>
      <w:r w:rsidR="006E650D" w:rsidRPr="00E905B8">
        <w:rPr>
          <w:rFonts w:cs="Times New Roman"/>
        </w:rPr>
        <w:t xml:space="preserve"> − 1 times)</w:t>
      </w:r>
      <w:r w:rsidRPr="00E905B8">
        <w:rPr>
          <w:rFonts w:cs="Times New Roman"/>
        </w:rPr>
        <w:t>{</w:t>
      </w:r>
    </w:p>
    <w:p w:rsidR="006B63CF" w:rsidRPr="00E905B8" w:rsidRDefault="006B63CF" w:rsidP="00E905B8">
      <w:pPr>
        <w:spacing w:after="120"/>
        <w:rPr>
          <w:rFonts w:cs="Times New Roman"/>
        </w:rPr>
      </w:pPr>
      <w:r w:rsidRPr="00E905B8">
        <w:rPr>
          <w:rFonts w:cs="Times New Roman"/>
        </w:rPr>
        <w:t>min = infinity;</w:t>
      </w:r>
    </w:p>
    <w:p w:rsidR="006B63CF" w:rsidRPr="00E905B8" w:rsidRDefault="006B63CF" w:rsidP="00E905B8">
      <w:pPr>
        <w:spacing w:after="120"/>
        <w:rPr>
          <w:rFonts w:cs="Times New Roman"/>
        </w:rPr>
      </w:pPr>
      <w:r w:rsidRPr="00E905B8">
        <w:rPr>
          <w:rFonts w:cs="Times New Roman"/>
        </w:rPr>
        <w:t>for (</w:t>
      </w:r>
      <w:r w:rsidRPr="00E905B8">
        <w:rPr>
          <w:rFonts w:cs="Times New Roman"/>
          <w:i/>
        </w:rPr>
        <w:t>i</w:t>
      </w:r>
      <w:r w:rsidRPr="00E905B8">
        <w:rPr>
          <w:rFonts w:cs="Times New Roman"/>
        </w:rPr>
        <w:t xml:space="preserve"> = 2; </w:t>
      </w:r>
      <w:r w:rsidRPr="00E905B8">
        <w:rPr>
          <w:rFonts w:cs="Times New Roman"/>
          <w:i/>
        </w:rPr>
        <w:t>i</w:t>
      </w:r>
      <w:r w:rsidRPr="00E905B8">
        <w:rPr>
          <w:rFonts w:cs="Times New Roman"/>
        </w:rPr>
        <w:t xml:space="preserve"> &lt; = </w:t>
      </w:r>
      <w:r w:rsidRPr="00E905B8">
        <w:rPr>
          <w:rFonts w:cs="Times New Roman"/>
          <w:i/>
        </w:rPr>
        <w:t>n</w:t>
      </w:r>
      <w:r w:rsidRPr="00E905B8">
        <w:rPr>
          <w:rFonts w:cs="Times New Roman"/>
        </w:rPr>
        <w:t xml:space="preserve">; </w:t>
      </w:r>
      <w:r w:rsidRPr="00E905B8">
        <w:rPr>
          <w:rFonts w:cs="Times New Roman"/>
          <w:i/>
        </w:rPr>
        <w:t>i</w:t>
      </w:r>
      <w:r w:rsidRPr="00E905B8">
        <w:rPr>
          <w:rFonts w:cs="Times New Roman"/>
        </w:rPr>
        <w:t xml:space="preserve"> + +)</w:t>
      </w:r>
    </w:p>
    <w:p w:rsidR="006E650D" w:rsidRPr="00E905B8" w:rsidRDefault="006B63CF" w:rsidP="00E905B8">
      <w:pPr>
        <w:spacing w:after="120"/>
        <w:ind w:firstLine="720"/>
        <w:rPr>
          <w:rFonts w:cs="Times New Roman"/>
        </w:rPr>
      </w:pPr>
      <w:r w:rsidRPr="00E905B8">
        <w:rPr>
          <w:rFonts w:cs="Times New Roman"/>
        </w:rPr>
        <w:t>if (0 &lt; = distance [</w:t>
      </w:r>
      <w:r w:rsidRPr="00E905B8">
        <w:rPr>
          <w:rFonts w:cs="Times New Roman"/>
          <w:i/>
        </w:rPr>
        <w:t>i</w:t>
      </w:r>
      <w:r w:rsidRPr="00E905B8">
        <w:rPr>
          <w:rFonts w:cs="Times New Roman"/>
        </w:rPr>
        <w:t>] &lt; min)</w:t>
      </w:r>
      <w:r w:rsidR="006E650D" w:rsidRPr="00E905B8">
        <w:rPr>
          <w:rFonts w:cs="Times New Roman"/>
        </w:rPr>
        <w:t xml:space="preserve"> </w:t>
      </w:r>
      <w:r w:rsidRPr="00E905B8">
        <w:rPr>
          <w:rFonts w:cs="Times New Roman"/>
        </w:rPr>
        <w:t>{</w:t>
      </w:r>
    </w:p>
    <w:p w:rsidR="006B63CF" w:rsidRPr="00E905B8" w:rsidRDefault="006B63CF" w:rsidP="00E905B8">
      <w:pPr>
        <w:spacing w:after="120"/>
        <w:ind w:firstLine="720"/>
        <w:rPr>
          <w:rFonts w:cs="Times New Roman"/>
        </w:rPr>
      </w:pPr>
      <w:r w:rsidRPr="00E905B8">
        <w:rPr>
          <w:rFonts w:cs="Times New Roman"/>
        </w:rPr>
        <w:t>min = distance [</w:t>
      </w:r>
      <w:r w:rsidRPr="00E905B8">
        <w:rPr>
          <w:rFonts w:cs="Times New Roman"/>
          <w:i/>
        </w:rPr>
        <w:t>i</w:t>
      </w:r>
      <w:r w:rsidRPr="00E905B8">
        <w:rPr>
          <w:rFonts w:cs="Times New Roman"/>
        </w:rPr>
        <w:t>];</w:t>
      </w:r>
    </w:p>
    <w:p w:rsidR="006B63CF" w:rsidRPr="00E905B8" w:rsidRDefault="006B63CF" w:rsidP="00E905B8">
      <w:pPr>
        <w:spacing w:after="120"/>
        <w:ind w:firstLine="720"/>
        <w:rPr>
          <w:rFonts w:cs="Times New Roman"/>
        </w:rPr>
      </w:pPr>
      <w:r w:rsidRPr="00E905B8">
        <w:rPr>
          <w:rFonts w:cs="Times New Roman"/>
          <w:i/>
        </w:rPr>
        <w:t>vnear</w:t>
      </w:r>
      <w:r w:rsidRPr="00E905B8">
        <w:rPr>
          <w:rFonts w:cs="Times New Roman"/>
        </w:rPr>
        <w:t xml:space="preserve"> = </w:t>
      </w:r>
      <w:r w:rsidRPr="00E905B8">
        <w:rPr>
          <w:rFonts w:cs="Times New Roman"/>
          <w:i/>
        </w:rPr>
        <w:t>i</w:t>
      </w:r>
      <w:r w:rsidRPr="00E905B8">
        <w:rPr>
          <w:rFonts w:cs="Times New Roman"/>
        </w:rPr>
        <w:t>;</w:t>
      </w:r>
    </w:p>
    <w:p w:rsidR="006B63CF" w:rsidRPr="00E905B8" w:rsidRDefault="006B63CF" w:rsidP="00E905B8">
      <w:pPr>
        <w:spacing w:after="120"/>
        <w:ind w:firstLine="720"/>
        <w:rPr>
          <w:rFonts w:cs="Times New Roman"/>
        </w:rPr>
      </w:pPr>
      <w:r w:rsidRPr="00E905B8">
        <w:rPr>
          <w:rFonts w:cs="Times New Roman"/>
        </w:rPr>
        <w:t>}</w:t>
      </w:r>
      <w:r w:rsidR="006E650D" w:rsidRPr="00E905B8">
        <w:rPr>
          <w:rFonts w:cs="Times New Roman"/>
        </w:rPr>
        <w:t xml:space="preserve"> </w:t>
      </w:r>
    </w:p>
    <w:p w:rsidR="006B63CF" w:rsidRPr="00E905B8" w:rsidRDefault="006B63CF" w:rsidP="00E905B8">
      <w:pPr>
        <w:spacing w:after="120"/>
        <w:ind w:firstLine="720"/>
        <w:rPr>
          <w:rFonts w:cs="Times New Roman"/>
        </w:rPr>
      </w:pPr>
      <w:r w:rsidRPr="00E905B8">
        <w:rPr>
          <w:rFonts w:cs="Times New Roman"/>
        </w:rPr>
        <w:t>if (min == infinity)</w:t>
      </w:r>
      <w:r w:rsidR="006E650D" w:rsidRPr="00E905B8">
        <w:rPr>
          <w:rFonts w:cs="Times New Roman"/>
        </w:rPr>
        <w:t xml:space="preserve"> </w:t>
      </w:r>
      <w:r w:rsidRPr="00E905B8">
        <w:rPr>
          <w:rFonts w:cs="Times New Roman"/>
        </w:rPr>
        <w:t>{</w:t>
      </w:r>
    </w:p>
    <w:p w:rsidR="006B63CF" w:rsidRPr="00E905B8" w:rsidRDefault="006E650D" w:rsidP="00E905B8">
      <w:pPr>
        <w:spacing w:after="120"/>
        <w:ind w:firstLine="720"/>
        <w:rPr>
          <w:rFonts w:cs="Times New Roman"/>
        </w:rPr>
      </w:pPr>
      <w:r w:rsidRPr="00E905B8">
        <w:rPr>
          <w:rFonts w:cs="Times New Roman"/>
        </w:rPr>
        <w:t>c</w:t>
      </w:r>
      <w:r w:rsidR="006B63CF" w:rsidRPr="00E905B8">
        <w:rPr>
          <w:rFonts w:cs="Times New Roman"/>
        </w:rPr>
        <w:t>onnected = false;</w:t>
      </w:r>
    </w:p>
    <w:p w:rsidR="006B63CF" w:rsidRPr="00E905B8" w:rsidRDefault="006B63CF" w:rsidP="00E905B8">
      <w:pPr>
        <w:spacing w:after="120"/>
        <w:ind w:firstLine="720"/>
        <w:rPr>
          <w:rFonts w:cs="Times New Roman"/>
        </w:rPr>
      </w:pPr>
      <w:r w:rsidRPr="00E905B8">
        <w:rPr>
          <w:rFonts w:cs="Times New Roman"/>
        </w:rPr>
        <w:t>break;</w:t>
      </w:r>
    </w:p>
    <w:p w:rsidR="006B63CF" w:rsidRPr="00E905B8" w:rsidRDefault="006B63CF" w:rsidP="00E905B8">
      <w:pPr>
        <w:spacing w:after="120"/>
        <w:ind w:firstLine="720"/>
        <w:rPr>
          <w:rFonts w:cs="Times New Roman"/>
        </w:rPr>
      </w:pPr>
      <w:r w:rsidRPr="00E905B8">
        <w:rPr>
          <w:rFonts w:cs="Times New Roman"/>
        </w:rPr>
        <w:t>}</w:t>
      </w:r>
    </w:p>
    <w:p w:rsidR="006B63CF" w:rsidRPr="00E905B8" w:rsidRDefault="006B63CF" w:rsidP="00E905B8">
      <w:pPr>
        <w:spacing w:after="120"/>
        <w:ind w:firstLine="720"/>
        <w:rPr>
          <w:rFonts w:cs="Times New Roman"/>
        </w:rPr>
      </w:pPr>
      <w:r w:rsidRPr="00E905B8">
        <w:rPr>
          <w:rFonts w:cs="Times New Roman"/>
        </w:rPr>
        <w:t>distance [</w:t>
      </w:r>
      <w:r w:rsidRPr="00E905B8">
        <w:rPr>
          <w:rFonts w:cs="Times New Roman"/>
          <w:i/>
        </w:rPr>
        <w:t>vnear</w:t>
      </w:r>
      <w:r w:rsidRPr="00E905B8">
        <w:rPr>
          <w:rFonts w:cs="Times New Roman"/>
        </w:rPr>
        <w:t>] = −1;</w:t>
      </w:r>
    </w:p>
    <w:p w:rsidR="006B63CF" w:rsidRPr="00E905B8" w:rsidRDefault="006B63CF" w:rsidP="00E905B8">
      <w:pPr>
        <w:spacing w:after="120"/>
        <w:ind w:firstLine="720"/>
        <w:rPr>
          <w:rFonts w:cs="Times New Roman"/>
        </w:rPr>
      </w:pPr>
      <w:r w:rsidRPr="00E905B8">
        <w:rPr>
          <w:rFonts w:cs="Times New Roman"/>
        </w:rPr>
        <w:t>for (</w:t>
      </w:r>
      <w:r w:rsidRPr="00E905B8">
        <w:rPr>
          <w:rFonts w:cs="Times New Roman"/>
          <w:i/>
        </w:rPr>
        <w:t>i</w:t>
      </w:r>
      <w:r w:rsidRPr="00E905B8">
        <w:rPr>
          <w:rFonts w:cs="Times New Roman"/>
        </w:rPr>
        <w:t xml:space="preserve"> = 2; </w:t>
      </w:r>
      <w:r w:rsidRPr="00E905B8">
        <w:rPr>
          <w:rFonts w:cs="Times New Roman"/>
          <w:i/>
        </w:rPr>
        <w:t>i</w:t>
      </w:r>
      <w:r w:rsidRPr="00E905B8">
        <w:rPr>
          <w:rFonts w:cs="Times New Roman"/>
        </w:rPr>
        <w:t xml:space="preserve"> &lt; = </w:t>
      </w:r>
      <w:r w:rsidRPr="00E905B8">
        <w:rPr>
          <w:rFonts w:cs="Times New Roman"/>
          <w:i/>
        </w:rPr>
        <w:t>n</w:t>
      </w:r>
      <w:r w:rsidRPr="00E905B8">
        <w:rPr>
          <w:rFonts w:cs="Times New Roman"/>
        </w:rPr>
        <w:t xml:space="preserve">; </w:t>
      </w:r>
      <w:r w:rsidRPr="00E905B8">
        <w:rPr>
          <w:rFonts w:cs="Times New Roman"/>
          <w:i/>
        </w:rPr>
        <w:t>i</w:t>
      </w:r>
      <w:r w:rsidRPr="00E905B8">
        <w:rPr>
          <w:rFonts w:cs="Times New Roman"/>
        </w:rPr>
        <w:t>++)</w:t>
      </w:r>
    </w:p>
    <w:p w:rsidR="006B63CF" w:rsidRPr="00E905B8" w:rsidRDefault="006B63CF" w:rsidP="00E905B8">
      <w:pPr>
        <w:spacing w:after="120"/>
        <w:ind w:firstLine="720"/>
        <w:rPr>
          <w:rFonts w:cs="Times New Roman"/>
        </w:rPr>
      </w:pPr>
      <w:r w:rsidRPr="00E905B8">
        <w:rPr>
          <w:rFonts w:cs="Times New Roman"/>
        </w:rPr>
        <w:t>if (</w:t>
      </w:r>
      <w:r w:rsidRPr="00E905B8">
        <w:rPr>
          <w:rFonts w:cs="Times New Roman"/>
          <w:i/>
        </w:rPr>
        <w:t>w</w:t>
      </w:r>
      <w:r w:rsidRPr="00E905B8">
        <w:rPr>
          <w:rFonts w:cs="Times New Roman"/>
        </w:rPr>
        <w:t xml:space="preserve"> [</w:t>
      </w:r>
      <w:r w:rsidRPr="00E905B8">
        <w:rPr>
          <w:rFonts w:cs="Times New Roman"/>
          <w:i/>
        </w:rPr>
        <w:t>i</w:t>
      </w:r>
      <w:r w:rsidRPr="00E905B8">
        <w:rPr>
          <w:rFonts w:cs="Times New Roman"/>
        </w:rPr>
        <w:t>] [</w:t>
      </w:r>
      <w:r w:rsidRPr="00E905B8">
        <w:rPr>
          <w:rFonts w:cs="Times New Roman"/>
          <w:i/>
        </w:rPr>
        <w:t>vnear</w:t>
      </w:r>
      <w:r w:rsidRPr="00E905B8">
        <w:rPr>
          <w:rFonts w:cs="Times New Roman"/>
        </w:rPr>
        <w:t>] &lt; distance [</w:t>
      </w:r>
      <w:r w:rsidRPr="00E905B8">
        <w:rPr>
          <w:rFonts w:cs="Times New Roman"/>
          <w:i/>
        </w:rPr>
        <w:t>i</w:t>
      </w:r>
      <w:r w:rsidRPr="00E905B8">
        <w:rPr>
          <w:rFonts w:cs="Times New Roman"/>
        </w:rPr>
        <w:t>])</w:t>
      </w:r>
      <w:r w:rsidR="006E650D" w:rsidRPr="00E905B8">
        <w:rPr>
          <w:rFonts w:cs="Times New Roman"/>
        </w:rPr>
        <w:t xml:space="preserve"> </w:t>
      </w:r>
      <w:r w:rsidRPr="00E905B8">
        <w:rPr>
          <w:rFonts w:cs="Times New Roman"/>
        </w:rPr>
        <w:t>{</w:t>
      </w:r>
    </w:p>
    <w:p w:rsidR="006B63CF" w:rsidRPr="00E905B8" w:rsidRDefault="006B63CF" w:rsidP="00E905B8">
      <w:pPr>
        <w:spacing w:after="120"/>
        <w:ind w:firstLine="720"/>
        <w:rPr>
          <w:rFonts w:cs="Times New Roman"/>
        </w:rPr>
      </w:pPr>
      <w:r w:rsidRPr="00E905B8">
        <w:rPr>
          <w:rFonts w:cs="Times New Roman"/>
        </w:rPr>
        <w:t>distance [</w:t>
      </w:r>
      <w:r w:rsidRPr="00E905B8">
        <w:rPr>
          <w:rFonts w:cs="Times New Roman"/>
          <w:i/>
        </w:rPr>
        <w:t>i</w:t>
      </w:r>
      <w:r w:rsidRPr="00E905B8">
        <w:rPr>
          <w:rFonts w:cs="Times New Roman"/>
        </w:rPr>
        <w:t>] = w [</w:t>
      </w:r>
      <w:r w:rsidRPr="00E905B8">
        <w:rPr>
          <w:rFonts w:cs="Times New Roman"/>
          <w:i/>
        </w:rPr>
        <w:t>i</w:t>
      </w:r>
      <w:r w:rsidRPr="00E905B8">
        <w:rPr>
          <w:rFonts w:cs="Times New Roman"/>
        </w:rPr>
        <w:t>] [</w:t>
      </w:r>
      <w:r w:rsidRPr="00E905B8">
        <w:rPr>
          <w:rFonts w:cs="Times New Roman"/>
          <w:i/>
        </w:rPr>
        <w:t>vnear</w:t>
      </w:r>
      <w:r w:rsidRPr="00E905B8">
        <w:rPr>
          <w:rFonts w:cs="Times New Roman"/>
        </w:rPr>
        <w:t>];</w:t>
      </w:r>
    </w:p>
    <w:p w:rsidR="006E650D" w:rsidRPr="00E905B8" w:rsidRDefault="006B63CF" w:rsidP="00E905B8">
      <w:pPr>
        <w:spacing w:after="120"/>
        <w:ind w:firstLine="720"/>
        <w:rPr>
          <w:rFonts w:cs="Times New Roman"/>
        </w:rPr>
      </w:pPr>
      <w:r w:rsidRPr="00E905B8">
        <w:rPr>
          <w:rFonts w:cs="Times New Roman"/>
        </w:rPr>
        <w:t>nearest [</w:t>
      </w:r>
      <w:r w:rsidRPr="00E905B8">
        <w:rPr>
          <w:rFonts w:cs="Times New Roman"/>
          <w:i/>
        </w:rPr>
        <w:t>i</w:t>
      </w:r>
      <w:r w:rsidRPr="00E905B8">
        <w:rPr>
          <w:rFonts w:cs="Times New Roman"/>
        </w:rPr>
        <w:t xml:space="preserve">] = </w:t>
      </w:r>
      <w:r w:rsidRPr="00E905B8">
        <w:rPr>
          <w:rFonts w:cs="Times New Roman"/>
          <w:i/>
        </w:rPr>
        <w:t>vnear</w:t>
      </w:r>
      <w:r w:rsidRPr="00E905B8">
        <w:rPr>
          <w:rFonts w:cs="Times New Roman"/>
        </w:rPr>
        <w:t>;</w:t>
      </w:r>
    </w:p>
    <w:p w:rsidR="006B63CF" w:rsidRPr="00E905B8" w:rsidRDefault="006B63CF" w:rsidP="00E905B8">
      <w:pPr>
        <w:spacing w:after="120"/>
        <w:ind w:firstLine="720"/>
        <w:rPr>
          <w:rFonts w:cs="Times New Roman"/>
        </w:rPr>
      </w:pPr>
      <w:r w:rsidRPr="00E905B8">
        <w:rPr>
          <w:rFonts w:cs="Times New Roman"/>
        </w:rPr>
        <w:t>}</w:t>
      </w:r>
    </w:p>
    <w:p w:rsidR="006B63CF" w:rsidRPr="00E905B8" w:rsidRDefault="006B63CF" w:rsidP="00E905B8">
      <w:pPr>
        <w:spacing w:after="120"/>
        <w:rPr>
          <w:rFonts w:cs="Times New Roman"/>
        </w:rPr>
      </w:pPr>
      <w:r w:rsidRPr="00E905B8">
        <w:rPr>
          <w:rFonts w:cs="Times New Roman"/>
        </w:rPr>
        <w:t>}</w:t>
      </w:r>
    </w:p>
    <w:p w:rsidR="006B63CF" w:rsidRPr="00E905B8" w:rsidRDefault="006B63CF" w:rsidP="00E905B8">
      <w:pPr>
        <w:spacing w:after="120"/>
        <w:rPr>
          <w:rFonts w:cs="Times New Roman"/>
        </w:rPr>
      </w:pPr>
      <w:r w:rsidRPr="00E905B8">
        <w:rPr>
          <w:rFonts w:cs="Times New Roman"/>
        </w:rPr>
        <w:t>return connected;</w:t>
      </w:r>
    </w:p>
    <w:p w:rsidR="006B63CF" w:rsidRPr="00E905B8" w:rsidRDefault="006B63CF" w:rsidP="00E905B8">
      <w:pPr>
        <w:spacing w:after="120"/>
        <w:rPr>
          <w:rFonts w:cs="Times New Roman"/>
        </w:rPr>
      </w:pPr>
      <w:r w:rsidRPr="00E905B8">
        <w:rPr>
          <w:rFonts w:cs="Times New Roman"/>
        </w:rPr>
        <w:t>}</w:t>
      </w:r>
    </w:p>
    <w:p w:rsidR="006E650D" w:rsidRPr="00E905B8" w:rsidRDefault="006E650D" w:rsidP="00E905B8">
      <w:pPr>
        <w:spacing w:after="120"/>
        <w:rPr>
          <w:rFonts w:cs="Times New Roman"/>
        </w:rPr>
      </w:pPr>
    </w:p>
    <w:p w:rsidR="00291916" w:rsidRPr="00E905B8" w:rsidRDefault="006E650D" w:rsidP="00E905B8">
      <w:pPr>
        <w:spacing w:after="120"/>
        <w:rPr>
          <w:b/>
        </w:rPr>
      </w:pPr>
      <w:r w:rsidRPr="00E905B8">
        <w:rPr>
          <w:rFonts w:cs="Times New Roman"/>
        </w:rPr>
        <w:lastRenderedPageBreak/>
        <w:t>C</w:t>
      </w:r>
      <w:r w:rsidR="006B63CF" w:rsidRPr="00E905B8">
        <w:rPr>
          <w:rFonts w:cs="Times New Roman"/>
        </w:rPr>
        <w:t>omplexity</w:t>
      </w:r>
      <w:r w:rsidRPr="00E905B8">
        <w:rPr>
          <w:rFonts w:cs="Times New Roman"/>
        </w:rPr>
        <w:t xml:space="preserve"> analysis: As in the case of the original Prim algorithm, T(n) = (n-1)*2*(n-1) → </w:t>
      </w:r>
      <w:r w:rsidRPr="00E905B8">
        <w:rPr>
          <w:rFonts w:ascii="Symbol" w:hAnsi="Symbol" w:cs="Times New Roman"/>
        </w:rPr>
        <w:t></w:t>
      </w:r>
      <w:r w:rsidR="006B63CF" w:rsidRPr="00E905B8">
        <w:rPr>
          <w:rFonts w:cs="Times New Roman"/>
        </w:rPr>
        <w:t>(</w:t>
      </w:r>
      <w:r w:rsidR="006B63CF" w:rsidRPr="00E905B8">
        <w:rPr>
          <w:rFonts w:cs="Times New Roman"/>
          <w:i/>
        </w:rPr>
        <w:t>n</w:t>
      </w:r>
      <w:r w:rsidR="006B63CF" w:rsidRPr="00E905B8">
        <w:rPr>
          <w:rFonts w:cs="Times New Roman"/>
          <w:vertAlign w:val="superscript"/>
        </w:rPr>
        <w:t>2</w:t>
      </w:r>
      <w:r w:rsidR="006B63CF" w:rsidRPr="00E905B8">
        <w:rPr>
          <w:rFonts w:cs="Times New Roman"/>
        </w:rPr>
        <w:t>)</w:t>
      </w:r>
      <w:r w:rsidRPr="00E905B8">
        <w:rPr>
          <w:rFonts w:cs="Times New Roman"/>
        </w:rPr>
        <w:t>.</w:t>
      </w:r>
    </w:p>
    <w:p w:rsidR="00291916" w:rsidRPr="00E905B8" w:rsidRDefault="00291916" w:rsidP="00E905B8">
      <w:pPr>
        <w:spacing w:after="120"/>
        <w:rPr>
          <w:b/>
        </w:rPr>
      </w:pPr>
    </w:p>
    <w:p w:rsidR="003A2FE2" w:rsidRPr="00E905B8" w:rsidRDefault="00291916" w:rsidP="00E905B8">
      <w:pPr>
        <w:spacing w:after="120"/>
      </w:pPr>
      <w:r w:rsidRPr="00E905B8">
        <w:rPr>
          <w:b/>
        </w:rPr>
        <w:t xml:space="preserve">7) </w:t>
      </w:r>
      <w:r w:rsidR="003A2FE2" w:rsidRPr="00E905B8">
        <w:t>Use Kruskal’s algorithm (Algorithm 4.2) to ﬁnd a minimum spanning tree for</w:t>
      </w:r>
      <w:r w:rsidR="00A421A8">
        <w:t xml:space="preserve"> </w:t>
      </w:r>
      <w:r w:rsidR="003A2FE2" w:rsidRPr="00E905B8">
        <w:t>the graph in Exercise 2. Show the actions step by step.</w:t>
      </w:r>
    </w:p>
    <w:p w:rsidR="003A2FE2" w:rsidRPr="00E905B8" w:rsidRDefault="003A2FE2" w:rsidP="00E905B8">
      <w:pPr>
        <w:spacing w:after="120"/>
        <w:rPr>
          <w:b/>
        </w:rPr>
      </w:pP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4</w:t>
      </w:r>
      <w:r w:rsidRPr="00E905B8">
        <w:rPr>
          <w:rFonts w:cs="Times New Roman"/>
        </w:rPr>
        <w:t xml:space="preserve">, </w:t>
      </w:r>
      <w:r w:rsidRPr="00E905B8">
        <w:rPr>
          <w:rFonts w:cs="Times New Roman"/>
          <w:i/>
        </w:rPr>
        <w:t>v</w:t>
      </w:r>
      <w:r w:rsidRPr="00E905B8">
        <w:rPr>
          <w:rFonts w:cs="Times New Roman"/>
          <w:vertAlign w:val="subscript"/>
        </w:rPr>
        <w:t>8</w:t>
      </w:r>
      <w:r w:rsidRPr="00E905B8">
        <w:rPr>
          <w:rFonts w:cs="Times New Roman"/>
        </w:rPr>
        <w:t>) → 3 → Accepted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8</w:t>
      </w:r>
      <w:r w:rsidRPr="00E905B8">
        <w:rPr>
          <w:rFonts w:cs="Times New Roman"/>
        </w:rPr>
        <w:t xml:space="preserve">, </w:t>
      </w:r>
      <w:r w:rsidRPr="00E905B8">
        <w:rPr>
          <w:rFonts w:cs="Times New Roman"/>
          <w:i/>
        </w:rPr>
        <w:t>v</w:t>
      </w:r>
      <w:r w:rsidRPr="00E905B8">
        <w:rPr>
          <w:rFonts w:cs="Times New Roman"/>
          <w:vertAlign w:val="subscript"/>
        </w:rPr>
        <w:t>9</w:t>
      </w:r>
      <w:r w:rsidRPr="00E905B8">
        <w:rPr>
          <w:rFonts w:cs="Times New Roman"/>
        </w:rPr>
        <w:t>) → 4 → Accepted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3</w:t>
      </w:r>
      <w:r w:rsidRPr="00E905B8">
        <w:rPr>
          <w:rFonts w:cs="Times New Roman"/>
        </w:rPr>
        <w:t xml:space="preserve">, </w:t>
      </w:r>
      <w:r w:rsidRPr="00E905B8">
        <w:rPr>
          <w:rFonts w:cs="Times New Roman"/>
          <w:i/>
        </w:rPr>
        <w:t>v</w:t>
      </w:r>
      <w:r w:rsidRPr="00E905B8">
        <w:rPr>
          <w:rFonts w:cs="Times New Roman"/>
          <w:vertAlign w:val="subscript"/>
        </w:rPr>
        <w:t>7</w:t>
      </w:r>
      <w:r w:rsidRPr="00E905B8">
        <w:rPr>
          <w:rFonts w:cs="Times New Roman"/>
        </w:rPr>
        <w:t>) → 5 → Accepted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6</w:t>
      </w:r>
      <w:r w:rsidRPr="00E905B8">
        <w:rPr>
          <w:rFonts w:cs="Times New Roman"/>
        </w:rPr>
        <w:t xml:space="preserve">, </w:t>
      </w:r>
      <w:r w:rsidRPr="00E905B8">
        <w:rPr>
          <w:rFonts w:cs="Times New Roman"/>
          <w:i/>
        </w:rPr>
        <w:t>v</w:t>
      </w:r>
      <w:r w:rsidRPr="00E905B8">
        <w:rPr>
          <w:rFonts w:cs="Times New Roman"/>
          <w:vertAlign w:val="subscript"/>
        </w:rPr>
        <w:t>10</w:t>
      </w:r>
      <w:r w:rsidRPr="00E905B8">
        <w:rPr>
          <w:rFonts w:cs="Times New Roman"/>
        </w:rPr>
        <w:t>) →6 → Accepted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4</w:t>
      </w:r>
      <w:r w:rsidRPr="00E905B8">
        <w:rPr>
          <w:rFonts w:cs="Times New Roman"/>
        </w:rPr>
        <w:t xml:space="preserve">, </w:t>
      </w:r>
      <w:r w:rsidRPr="00E905B8">
        <w:rPr>
          <w:rFonts w:cs="Times New Roman"/>
          <w:i/>
        </w:rPr>
        <w:t>v</w:t>
      </w:r>
      <w:r w:rsidRPr="00E905B8">
        <w:rPr>
          <w:rFonts w:cs="Times New Roman"/>
          <w:vertAlign w:val="subscript"/>
        </w:rPr>
        <w:t>5</w:t>
      </w:r>
      <w:r w:rsidRPr="00E905B8">
        <w:rPr>
          <w:rFonts w:cs="Times New Roman"/>
        </w:rPr>
        <w:t>) → 10 → Accepted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9</w:t>
      </w:r>
      <w:r w:rsidRPr="00E905B8">
        <w:rPr>
          <w:rFonts w:cs="Times New Roman"/>
        </w:rPr>
        <w:t xml:space="preserve">, </w:t>
      </w:r>
      <w:r w:rsidRPr="00E905B8">
        <w:rPr>
          <w:rFonts w:cs="Times New Roman"/>
          <w:i/>
        </w:rPr>
        <w:t>v</w:t>
      </w:r>
      <w:r w:rsidRPr="00E905B8">
        <w:rPr>
          <w:rFonts w:cs="Times New Roman"/>
          <w:vertAlign w:val="subscript"/>
        </w:rPr>
        <w:t>10</w:t>
      </w:r>
      <w:r w:rsidRPr="00E905B8">
        <w:rPr>
          <w:rFonts w:cs="Times New Roman"/>
        </w:rPr>
        <w:t>) → 12 → Accepted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1</w:t>
      </w:r>
      <w:r w:rsidRPr="00E905B8">
        <w:rPr>
          <w:rFonts w:cs="Times New Roman"/>
        </w:rPr>
        <w:t xml:space="preserve">, </w:t>
      </w:r>
      <w:r w:rsidRPr="00E905B8">
        <w:rPr>
          <w:rFonts w:cs="Times New Roman"/>
          <w:i/>
        </w:rPr>
        <w:t>v</w:t>
      </w:r>
      <w:r w:rsidRPr="00E905B8">
        <w:rPr>
          <w:rFonts w:cs="Times New Roman"/>
          <w:vertAlign w:val="subscript"/>
        </w:rPr>
        <w:t>4</w:t>
      </w:r>
      <w:r w:rsidRPr="00E905B8">
        <w:rPr>
          <w:rFonts w:cs="Times New Roman"/>
        </w:rPr>
        <w:t>) → 17 → Accepted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3</w:t>
      </w:r>
      <w:r w:rsidRPr="00E905B8">
        <w:rPr>
          <w:rFonts w:cs="Times New Roman"/>
        </w:rPr>
        <w:t xml:space="preserve">, </w:t>
      </w:r>
      <w:r w:rsidRPr="00E905B8">
        <w:rPr>
          <w:rFonts w:cs="Times New Roman"/>
          <w:i/>
        </w:rPr>
        <w:t>v</w:t>
      </w:r>
      <w:r w:rsidRPr="00E905B8">
        <w:rPr>
          <w:rFonts w:cs="Times New Roman"/>
          <w:vertAlign w:val="subscript"/>
        </w:rPr>
        <w:t>4</w:t>
      </w:r>
      <w:r w:rsidRPr="00E905B8">
        <w:rPr>
          <w:rFonts w:cs="Times New Roman"/>
        </w:rPr>
        <w:t>) → 18 → Accepted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5</w:t>
      </w:r>
      <w:r w:rsidRPr="00E905B8">
        <w:rPr>
          <w:rFonts w:cs="Times New Roman"/>
        </w:rPr>
        <w:t xml:space="preserve">, </w:t>
      </w:r>
      <w:r w:rsidRPr="00E905B8">
        <w:rPr>
          <w:rFonts w:cs="Times New Roman"/>
          <w:i/>
        </w:rPr>
        <w:t>v</w:t>
      </w:r>
      <w:r w:rsidRPr="00E905B8">
        <w:rPr>
          <w:rFonts w:cs="Times New Roman"/>
          <w:vertAlign w:val="subscript"/>
        </w:rPr>
        <w:t>9</w:t>
      </w:r>
      <w:r w:rsidRPr="00E905B8">
        <w:rPr>
          <w:rFonts w:cs="Times New Roman"/>
        </w:rPr>
        <w:t>) → 25 → Rejected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5</w:t>
      </w:r>
      <w:r w:rsidRPr="00E905B8">
        <w:rPr>
          <w:rFonts w:cs="Times New Roman"/>
        </w:rPr>
        <w:t xml:space="preserve">, </w:t>
      </w:r>
      <w:r w:rsidRPr="00E905B8">
        <w:rPr>
          <w:rFonts w:cs="Times New Roman"/>
          <w:i/>
        </w:rPr>
        <w:t>v</w:t>
      </w:r>
      <w:r w:rsidRPr="00E905B8">
        <w:rPr>
          <w:rFonts w:cs="Times New Roman"/>
          <w:vertAlign w:val="subscript"/>
        </w:rPr>
        <w:t>6</w:t>
      </w:r>
      <w:r w:rsidRPr="00E905B8">
        <w:rPr>
          <w:rFonts w:cs="Times New Roman"/>
        </w:rPr>
        <w:t>) → 28 → Rejected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1</w:t>
      </w:r>
      <w:r w:rsidRPr="00E905B8">
        <w:rPr>
          <w:rFonts w:cs="Times New Roman"/>
        </w:rPr>
        <w:t xml:space="preserve">, </w:t>
      </w:r>
      <w:r w:rsidRPr="00E905B8">
        <w:rPr>
          <w:rFonts w:cs="Times New Roman"/>
          <w:i/>
        </w:rPr>
        <w:t>v</w:t>
      </w:r>
      <w:r w:rsidRPr="00E905B8">
        <w:rPr>
          <w:rFonts w:cs="Times New Roman"/>
          <w:vertAlign w:val="subscript"/>
        </w:rPr>
        <w:t>2</w:t>
      </w:r>
      <w:r w:rsidRPr="00E905B8">
        <w:rPr>
          <w:rFonts w:cs="Times New Roman"/>
        </w:rPr>
        <w:t>) → 32 → Accepted</w:t>
      </w:r>
    </w:p>
    <w:p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2</w:t>
      </w:r>
      <w:r w:rsidRPr="00E905B8">
        <w:rPr>
          <w:rFonts w:cs="Times New Roman"/>
        </w:rPr>
        <w:t xml:space="preserve">, </w:t>
      </w:r>
      <w:r w:rsidRPr="00E905B8">
        <w:rPr>
          <w:rFonts w:cs="Times New Roman"/>
          <w:i/>
        </w:rPr>
        <w:t>v</w:t>
      </w:r>
      <w:r w:rsidRPr="00E905B8">
        <w:rPr>
          <w:rFonts w:cs="Times New Roman"/>
          <w:vertAlign w:val="subscript"/>
        </w:rPr>
        <w:t>5</w:t>
      </w:r>
      <w:r w:rsidRPr="00E905B8">
        <w:rPr>
          <w:rFonts w:cs="Times New Roman"/>
        </w:rPr>
        <w:t>) → 45 → Rejected</w:t>
      </w:r>
    </w:p>
    <w:p w:rsidR="00E93359" w:rsidRPr="00E905B8" w:rsidRDefault="00E93359" w:rsidP="00E905B8">
      <w:pPr>
        <w:spacing w:after="120"/>
        <w:ind w:firstLine="270"/>
      </w:pPr>
      <w:r w:rsidRPr="00E905B8">
        <w:rPr>
          <w:rFonts w:cs="Times New Roman"/>
        </w:rPr>
        <w:t>(</w:t>
      </w:r>
      <w:r w:rsidRPr="00E905B8">
        <w:rPr>
          <w:rFonts w:cs="Times New Roman"/>
          <w:i/>
        </w:rPr>
        <w:t>v</w:t>
      </w:r>
      <w:r w:rsidRPr="00E905B8">
        <w:rPr>
          <w:rFonts w:cs="Times New Roman"/>
          <w:vertAlign w:val="subscript"/>
        </w:rPr>
        <w:t>7</w:t>
      </w:r>
      <w:r w:rsidRPr="00E905B8">
        <w:rPr>
          <w:rFonts w:cs="Times New Roman"/>
        </w:rPr>
        <w:t xml:space="preserve">, </w:t>
      </w:r>
      <w:r w:rsidRPr="00E905B8">
        <w:rPr>
          <w:rFonts w:cs="Times New Roman"/>
          <w:i/>
        </w:rPr>
        <w:t>v</w:t>
      </w:r>
      <w:r w:rsidRPr="00E905B8">
        <w:rPr>
          <w:rFonts w:cs="Times New Roman"/>
          <w:vertAlign w:val="subscript"/>
        </w:rPr>
        <w:t>8</w:t>
      </w:r>
      <w:r w:rsidRPr="00E905B8">
        <w:rPr>
          <w:rFonts w:cs="Times New Roman"/>
        </w:rPr>
        <w:t>) → 59 → Rejected</w:t>
      </w:r>
    </w:p>
    <w:p w:rsidR="004D278E" w:rsidRPr="00E905B8" w:rsidRDefault="004D278E" w:rsidP="00E905B8">
      <w:pPr>
        <w:spacing w:after="120"/>
      </w:pPr>
      <w:r w:rsidRPr="00E905B8">
        <w:rPr>
          <w:noProof/>
        </w:rPr>
        <w:drawing>
          <wp:inline distT="0" distB="0" distL="0" distR="0" wp14:anchorId="72362B58" wp14:editId="2329CFC6">
            <wp:extent cx="2872854" cy="1869748"/>
            <wp:effectExtent l="0" t="0" r="3810" b="0"/>
            <wp:docPr id="1" name="Picture 1" descr="\\172.16.2.26\Art\OUTPUT\JB LEARNING\NEAPOLITAN_COMPLETE_SOUTIONS\JPEG (Ch04)\f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72.16.2.26\Art\OUTPUT\JB LEARNING\NEAPOLITAN_COMPLETE_SOUTIONS\JPEG (Ch04)\f01_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9868" cy="1867805"/>
                    </a:xfrm>
                    <a:prstGeom prst="rect">
                      <a:avLst/>
                    </a:prstGeom>
                    <a:noFill/>
                    <a:ln>
                      <a:noFill/>
                    </a:ln>
                  </pic:spPr>
                </pic:pic>
              </a:graphicData>
            </a:graphic>
          </wp:inline>
        </w:drawing>
      </w:r>
    </w:p>
    <w:p w:rsidR="00E93359" w:rsidRPr="00E905B8" w:rsidRDefault="00E93359" w:rsidP="00E905B8">
      <w:pPr>
        <w:spacing w:after="120"/>
      </w:pPr>
    </w:p>
    <w:p w:rsidR="00D503FC" w:rsidRDefault="00D503FC" w:rsidP="00E905B8">
      <w:pPr>
        <w:spacing w:after="120"/>
        <w:rPr>
          <w:b/>
        </w:rPr>
      </w:pPr>
    </w:p>
    <w:p w:rsidR="00D503FC" w:rsidRDefault="00D503FC" w:rsidP="00E905B8">
      <w:pPr>
        <w:spacing w:after="120"/>
        <w:rPr>
          <w:b/>
        </w:rPr>
      </w:pPr>
    </w:p>
    <w:p w:rsidR="00E93359" w:rsidRPr="00E905B8" w:rsidRDefault="00291916" w:rsidP="00E905B8">
      <w:pPr>
        <w:spacing w:after="120"/>
      </w:pPr>
      <w:r w:rsidRPr="00E905B8">
        <w:rPr>
          <w:b/>
        </w:rPr>
        <w:t>8</w:t>
      </w:r>
      <w:r w:rsidR="00A46224">
        <w:rPr>
          <w:b/>
        </w:rPr>
        <w:t>)</w:t>
      </w:r>
      <w:r w:rsidRPr="00E905B8">
        <w:rPr>
          <w:b/>
        </w:rPr>
        <w:t xml:space="preserve"> </w:t>
      </w:r>
      <w:r w:rsidR="003A2FE2" w:rsidRPr="00E905B8">
        <w:t>Implement Kruskal’s algorithm (Algorithm 4.2) on your system, and study</w:t>
      </w:r>
      <w:r w:rsidR="00A421A8">
        <w:t xml:space="preserve"> </w:t>
      </w:r>
      <w:r w:rsidR="003A2FE2" w:rsidRPr="00E905B8">
        <w:t>its performance using diﬀerent graphs.</w:t>
      </w:r>
    </w:p>
    <w:p w:rsidR="003A2FE2" w:rsidRPr="00E905B8" w:rsidRDefault="003A2FE2" w:rsidP="00E905B8">
      <w:pPr>
        <w:spacing w:after="120"/>
      </w:pPr>
    </w:p>
    <w:p w:rsidR="003A2FE2" w:rsidRDefault="00D503FC" w:rsidP="00E905B8">
      <w:pPr>
        <w:spacing w:after="120"/>
        <w:rPr>
          <w:rFonts w:cs="Times New Roman"/>
        </w:rPr>
      </w:pPr>
      <w:r>
        <w:rPr>
          <w:rFonts w:cs="Times New Roman"/>
        </w:rPr>
        <w:lastRenderedPageBreak/>
        <w:t>Solutions and performance will vary.</w:t>
      </w:r>
    </w:p>
    <w:p w:rsidR="00250E26" w:rsidRDefault="00250E26" w:rsidP="00A46224">
      <w:pPr>
        <w:rPr>
          <w:b/>
        </w:rPr>
      </w:pPr>
    </w:p>
    <w:p w:rsidR="00A46224" w:rsidRPr="00A114FF" w:rsidRDefault="00A46224" w:rsidP="00A46224">
      <w:r w:rsidRPr="00A114FF">
        <w:rPr>
          <w:b/>
        </w:rPr>
        <w:t>9)</w:t>
      </w:r>
      <w:r w:rsidRPr="00A114FF">
        <w:t xml:space="preserve"> It is not possible for a minimum spanning tree to have a cycle since all trees are acyclic by definition.</w:t>
      </w:r>
    </w:p>
    <w:p w:rsidR="00A46224" w:rsidRPr="00A114FF" w:rsidRDefault="00A46224" w:rsidP="00A46224">
      <w:pPr>
        <w:spacing w:after="120"/>
        <w:ind w:left="450" w:hanging="450"/>
        <w:rPr>
          <w:b/>
        </w:rPr>
      </w:pPr>
    </w:p>
    <w:p w:rsidR="003A2FE2" w:rsidRPr="00E905B8" w:rsidRDefault="003A2FE2" w:rsidP="00A46224">
      <w:pPr>
        <w:spacing w:after="120"/>
        <w:rPr>
          <w:b/>
        </w:rPr>
      </w:pPr>
    </w:p>
    <w:p w:rsidR="002242C6" w:rsidRPr="00D503FC" w:rsidRDefault="00A46224" w:rsidP="00D503FC">
      <w:pPr>
        <w:spacing w:after="120"/>
        <w:rPr>
          <w:b/>
        </w:rPr>
      </w:pPr>
      <w:r w:rsidRPr="00A46224">
        <w:rPr>
          <w:b/>
        </w:rPr>
        <w:t>10)</w:t>
      </w:r>
      <w:r w:rsidR="002242C6" w:rsidRPr="00D503FC">
        <w:t xml:space="preserve"> Assume</w:t>
      </w:r>
      <w:r w:rsidR="002242C6">
        <w:t xml:space="preserve"> </w:t>
      </w:r>
      <w:r w:rsidR="002242C6" w:rsidRPr="003A2FE2">
        <w:t>that</w:t>
      </w:r>
      <w:r w:rsidR="002242C6">
        <w:t xml:space="preserve"> </w:t>
      </w:r>
      <w:r w:rsidR="002242C6" w:rsidRPr="003A2FE2">
        <w:t>in</w:t>
      </w:r>
      <w:r w:rsidR="002242C6">
        <w:t xml:space="preserve"> </w:t>
      </w:r>
      <w:r w:rsidR="002242C6" w:rsidRPr="003A2FE2">
        <w:t>a</w:t>
      </w:r>
      <w:r w:rsidR="002242C6">
        <w:t xml:space="preserve"> </w:t>
      </w:r>
      <w:r w:rsidR="002242C6" w:rsidRPr="003A2FE2">
        <w:t>network</w:t>
      </w:r>
      <w:r w:rsidR="002242C6">
        <w:t xml:space="preserve"> </w:t>
      </w:r>
      <w:r w:rsidR="002242C6" w:rsidRPr="003A2FE2">
        <w:t>of</w:t>
      </w:r>
      <w:r w:rsidR="002242C6">
        <w:t xml:space="preserve"> </w:t>
      </w:r>
      <w:r w:rsidR="002242C6" w:rsidRPr="003A2FE2">
        <w:t>computers</w:t>
      </w:r>
      <w:r w:rsidR="002242C6">
        <w:t xml:space="preserve"> </w:t>
      </w:r>
      <w:r w:rsidR="002242C6" w:rsidRPr="003A2FE2">
        <w:t>any</w:t>
      </w:r>
      <w:r w:rsidR="002242C6">
        <w:t xml:space="preserve"> </w:t>
      </w:r>
      <w:r w:rsidR="002242C6" w:rsidRPr="003A2FE2">
        <w:t>two</w:t>
      </w:r>
      <w:r w:rsidR="002242C6">
        <w:t xml:space="preserve"> </w:t>
      </w:r>
      <w:r w:rsidR="002242C6" w:rsidRPr="003A2FE2">
        <w:t>computers</w:t>
      </w:r>
      <w:r w:rsidR="002242C6">
        <w:t xml:space="preserve"> </w:t>
      </w:r>
      <w:r w:rsidR="002242C6" w:rsidRPr="003A2FE2">
        <w:t>can</w:t>
      </w:r>
      <w:r w:rsidR="002242C6">
        <w:t xml:space="preserve"> </w:t>
      </w:r>
      <w:r w:rsidR="002242C6" w:rsidRPr="003A2FE2">
        <w:t>be</w:t>
      </w:r>
      <w:r w:rsidR="002242C6">
        <w:t xml:space="preserve"> </w:t>
      </w:r>
      <w:r w:rsidR="002242C6" w:rsidRPr="003A2FE2">
        <w:t>linked.</w:t>
      </w:r>
      <w:r w:rsidR="002242C6">
        <w:t xml:space="preserve"> </w:t>
      </w:r>
      <w:r w:rsidR="002242C6" w:rsidRPr="003A2FE2">
        <w:t>Given</w:t>
      </w:r>
      <w:r w:rsidR="002242C6">
        <w:t xml:space="preserve"> </w:t>
      </w:r>
      <w:r w:rsidR="002242C6" w:rsidRPr="003A2FE2">
        <w:t>a</w:t>
      </w:r>
      <w:r w:rsidR="002242C6">
        <w:t xml:space="preserve"> </w:t>
      </w:r>
      <w:r w:rsidR="002242C6" w:rsidRPr="003A2FE2">
        <w:t>cost</w:t>
      </w:r>
      <w:r w:rsidR="002242C6">
        <w:t xml:space="preserve"> </w:t>
      </w:r>
      <w:r w:rsidR="002242C6" w:rsidRPr="003A2FE2">
        <w:t>estimate</w:t>
      </w:r>
      <w:r w:rsidR="002242C6">
        <w:t xml:space="preserve"> </w:t>
      </w:r>
      <w:r w:rsidR="002242C6" w:rsidRPr="003A2FE2">
        <w:t>for</w:t>
      </w:r>
      <w:r w:rsidR="002242C6">
        <w:t xml:space="preserve"> </w:t>
      </w:r>
      <w:r w:rsidR="002242C6" w:rsidRPr="003A2FE2">
        <w:t>each</w:t>
      </w:r>
      <w:r w:rsidR="002242C6">
        <w:t xml:space="preserve"> </w:t>
      </w:r>
      <w:r w:rsidR="002242C6" w:rsidRPr="003A2FE2">
        <w:t>possible</w:t>
      </w:r>
      <w:r w:rsidR="002242C6">
        <w:t xml:space="preserve"> </w:t>
      </w:r>
      <w:r w:rsidR="002242C6" w:rsidRPr="003A2FE2">
        <w:t>link,</w:t>
      </w:r>
      <w:r w:rsidR="002242C6">
        <w:t xml:space="preserve"> </w:t>
      </w:r>
      <w:r w:rsidR="002242C6" w:rsidRPr="003A2FE2">
        <w:t>should</w:t>
      </w:r>
      <w:r w:rsidR="002242C6">
        <w:t xml:space="preserve"> </w:t>
      </w:r>
      <w:r w:rsidR="002242C6" w:rsidRPr="003A2FE2">
        <w:t>Algorithm</w:t>
      </w:r>
      <w:r w:rsidR="002242C6">
        <w:t xml:space="preserve"> </w:t>
      </w:r>
      <w:r w:rsidR="002242C6" w:rsidRPr="003A2FE2">
        <w:t>4.1(Prim’s</w:t>
      </w:r>
      <w:r w:rsidR="002242C6">
        <w:t xml:space="preserve"> </w:t>
      </w:r>
      <w:r w:rsidR="002242C6" w:rsidRPr="003A2FE2">
        <w:t>algorithm)</w:t>
      </w:r>
      <w:r w:rsidR="002242C6">
        <w:t xml:space="preserve"> </w:t>
      </w:r>
      <w:r w:rsidR="002242C6" w:rsidRPr="003A2FE2">
        <w:t>or</w:t>
      </w:r>
      <w:r w:rsidR="002242C6">
        <w:t xml:space="preserve"> </w:t>
      </w:r>
      <w:r w:rsidR="002242C6" w:rsidRPr="003A2FE2">
        <w:t>Algorithm</w:t>
      </w:r>
      <w:r w:rsidR="002242C6">
        <w:t xml:space="preserve"> </w:t>
      </w:r>
      <w:r w:rsidR="002242C6" w:rsidRPr="003A2FE2">
        <w:t>4.2</w:t>
      </w:r>
      <w:r w:rsidR="002242C6">
        <w:t xml:space="preserve"> </w:t>
      </w:r>
      <w:r w:rsidR="002242C6" w:rsidRPr="003A2FE2">
        <w:t>(Kruskal’s</w:t>
      </w:r>
      <w:r w:rsidR="002242C6">
        <w:t xml:space="preserve"> </w:t>
      </w:r>
      <w:r w:rsidR="002242C6" w:rsidRPr="003A2FE2">
        <w:t>algorithm)</w:t>
      </w:r>
      <w:r w:rsidR="002242C6">
        <w:t xml:space="preserve"> </w:t>
      </w:r>
      <w:r w:rsidR="002242C6" w:rsidRPr="003A2FE2">
        <w:t>be</w:t>
      </w:r>
      <w:r w:rsidR="002242C6">
        <w:t xml:space="preserve"> </w:t>
      </w:r>
      <w:r w:rsidR="002242C6" w:rsidRPr="003A2FE2">
        <w:t>used?</w:t>
      </w:r>
      <w:r w:rsidR="002242C6">
        <w:t xml:space="preserve"> </w:t>
      </w:r>
      <w:r w:rsidR="002242C6" w:rsidRPr="003A2FE2">
        <w:t>Justify</w:t>
      </w:r>
      <w:r w:rsidR="002242C6">
        <w:t xml:space="preserve"> </w:t>
      </w:r>
      <w:r w:rsidR="002242C6" w:rsidRPr="003A2FE2">
        <w:t>your</w:t>
      </w:r>
      <w:r w:rsidR="002242C6">
        <w:t xml:space="preserve"> </w:t>
      </w:r>
      <w:r w:rsidR="002242C6" w:rsidRPr="003A2FE2">
        <w:t>answer.</w:t>
      </w:r>
    </w:p>
    <w:p w:rsidR="002242C6" w:rsidRDefault="002242C6" w:rsidP="00E905B8">
      <w:pPr>
        <w:spacing w:after="120"/>
      </w:pPr>
    </w:p>
    <w:p w:rsidR="002242C6" w:rsidRDefault="002242C6" w:rsidP="00E905B8">
      <w:pPr>
        <w:spacing w:after="120"/>
      </w:pPr>
      <w:r w:rsidRPr="00DB7561">
        <w:t>Prim’s algorithm is</w:t>
      </w:r>
      <w:r w:rsidRPr="00DB7561">
        <w:rPr>
          <w:rFonts w:ascii="Symbol" w:hAnsi="Symbol"/>
        </w:rPr>
        <w:t></w:t>
      </w:r>
      <w:r w:rsidRPr="00DB7561">
        <w:rPr>
          <w:rFonts w:ascii="Symbol" w:hAnsi="Symbol"/>
        </w:rPr>
        <w:t></w:t>
      </w:r>
      <w:r w:rsidRPr="00DB7561">
        <w:rPr>
          <w:rFonts w:ascii="Symbol" w:hAnsi="Symbol"/>
        </w:rPr>
        <w:t></w:t>
      </w:r>
      <w:r w:rsidRPr="00DB7561">
        <w:t>(</w:t>
      </w:r>
      <w:r w:rsidRPr="00DB7561">
        <w:rPr>
          <w:i/>
        </w:rPr>
        <w:t>n</w:t>
      </w:r>
      <w:r w:rsidRPr="00DB7561">
        <w:rPr>
          <w:vertAlign w:val="superscript"/>
        </w:rPr>
        <w:t>2</w:t>
      </w:r>
      <w:r w:rsidRPr="00DB7561">
        <w:t>), and Kruskal’s algorithm is</w:t>
      </w:r>
      <w:r w:rsidRPr="00DB7561">
        <w:rPr>
          <w:rFonts w:ascii="Symbol" w:hAnsi="Symbol"/>
        </w:rPr>
        <w:t></w:t>
      </w:r>
      <w:r w:rsidRPr="00DB7561">
        <w:rPr>
          <w:rFonts w:ascii="Symbol" w:hAnsi="Symbol"/>
        </w:rPr>
        <w:t></w:t>
      </w:r>
      <w:r w:rsidRPr="00DB7561">
        <w:rPr>
          <w:rFonts w:ascii="Symbol" w:hAnsi="Symbol"/>
        </w:rPr>
        <w:t></w:t>
      </w:r>
      <w:r w:rsidRPr="00DB7561">
        <w:t>(</w:t>
      </w:r>
      <w:r w:rsidRPr="00DB7561">
        <w:rPr>
          <w:i/>
        </w:rPr>
        <w:t>m∙lgm</w:t>
      </w:r>
      <w:r w:rsidRPr="00DB7561">
        <w:t>), where</w:t>
      </w:r>
      <w:r>
        <w:t xml:space="preserve"> m is the number of edges in the graph. Since our graph is completely connected, m = n(n-1)/2. </w:t>
      </w:r>
      <w:r w:rsidRPr="00DB7561">
        <w:t>Kruskal’s algorithm</w:t>
      </w:r>
      <w:r>
        <w:t xml:space="preserve"> in terms of n</w:t>
      </w:r>
      <w:r w:rsidRPr="00DB7561">
        <w:t xml:space="preserve"> is</w:t>
      </w:r>
      <w:r>
        <w:t xml:space="preserve"> therefore</w:t>
      </w:r>
      <w:r w:rsidRPr="00DB7561">
        <w:rPr>
          <w:rFonts w:ascii="Symbol" w:hAnsi="Symbol"/>
        </w:rPr>
        <w:t></w:t>
      </w:r>
      <w:r w:rsidRPr="00DB7561">
        <w:rPr>
          <w:rFonts w:ascii="Symbol" w:hAnsi="Symbol"/>
        </w:rPr>
        <w:t></w:t>
      </w:r>
      <w:r w:rsidRPr="00DB7561">
        <w:rPr>
          <w:rFonts w:ascii="Symbol" w:hAnsi="Symbol"/>
        </w:rPr>
        <w:t></w:t>
      </w:r>
      <w:r w:rsidRPr="00DB7561">
        <w:t>(</w:t>
      </w:r>
      <w:r>
        <w:rPr>
          <w:i/>
        </w:rPr>
        <w:t>n</w:t>
      </w:r>
      <w:r>
        <w:rPr>
          <w:i/>
          <w:vertAlign w:val="superscript"/>
        </w:rPr>
        <w:t>2</w:t>
      </w:r>
      <w:r w:rsidRPr="00DB7561">
        <w:rPr>
          <w:i/>
        </w:rPr>
        <w:t>∙</w:t>
      </w:r>
      <w:r>
        <w:rPr>
          <w:i/>
        </w:rPr>
        <w:t>lgn</w:t>
      </w:r>
      <w:r w:rsidRPr="00DB7561">
        <w:t>),</w:t>
      </w:r>
      <w:r>
        <w:t xml:space="preserve"> slightly less efficient than Prim’s.</w:t>
      </w:r>
    </w:p>
    <w:p w:rsidR="002242C6" w:rsidRDefault="002242C6" w:rsidP="00E905B8">
      <w:pPr>
        <w:spacing w:after="120"/>
      </w:pPr>
    </w:p>
    <w:p w:rsidR="00D503FC" w:rsidRDefault="00D503FC" w:rsidP="00E905B8">
      <w:pPr>
        <w:spacing w:after="120"/>
      </w:pPr>
    </w:p>
    <w:p w:rsidR="002242C6" w:rsidRPr="009115C7" w:rsidRDefault="00A46224" w:rsidP="00E905B8">
      <w:pPr>
        <w:spacing w:after="120"/>
      </w:pPr>
      <w:r w:rsidRPr="00A46224">
        <w:rPr>
          <w:b/>
        </w:rPr>
        <w:t>11)</w:t>
      </w:r>
      <w:r w:rsidR="002242C6" w:rsidRPr="00D9561E">
        <w:rPr>
          <w:b/>
        </w:rPr>
        <w:t xml:space="preserve"> </w:t>
      </w:r>
      <w:r w:rsidR="002242C6" w:rsidRPr="009115C7">
        <w:t>Apply Lemma 4.2 to complete the proof of Theorem 4.2.</w:t>
      </w:r>
    </w:p>
    <w:p w:rsidR="002242C6" w:rsidRDefault="002242C6" w:rsidP="00E905B8">
      <w:pPr>
        <w:spacing w:after="120"/>
        <w:rPr>
          <w:b/>
        </w:rPr>
      </w:pPr>
    </w:p>
    <w:p w:rsidR="002242C6" w:rsidRDefault="002242C6" w:rsidP="00E905B8">
      <w:pPr>
        <w:spacing w:after="120"/>
      </w:pPr>
      <w:r>
        <w:rPr>
          <w:i/>
        </w:rPr>
        <w:t xml:space="preserve">Let </w:t>
      </w:r>
      <w:r w:rsidRPr="00A114FF">
        <w:rPr>
          <w:i/>
        </w:rPr>
        <w:t>G</w:t>
      </w:r>
      <w:r w:rsidRPr="00A114FF">
        <w:t xml:space="preserve"> = (</w:t>
      </w:r>
      <w:r w:rsidRPr="00A114FF">
        <w:rPr>
          <w:i/>
        </w:rPr>
        <w:t>V</w:t>
      </w:r>
      <w:r w:rsidRPr="00A114FF">
        <w:t xml:space="preserve">, </w:t>
      </w:r>
      <w:r w:rsidRPr="00A114FF">
        <w:rPr>
          <w:i/>
        </w:rPr>
        <w:t>E</w:t>
      </w:r>
      <w:r w:rsidRPr="00A114FF">
        <w:t>)</w:t>
      </w:r>
      <w:r>
        <w:t xml:space="preserve"> be a graph with a set of nodes V and a set of edges E. Let n be the number of nodes.</w:t>
      </w:r>
    </w:p>
    <w:p w:rsidR="002242C6" w:rsidRDefault="002242C6" w:rsidP="00E905B8">
      <w:pPr>
        <w:spacing w:after="120"/>
      </w:pPr>
      <w:r>
        <w:t>We use induction by n:</w:t>
      </w:r>
    </w:p>
    <w:p w:rsidR="002242C6" w:rsidRDefault="002242C6" w:rsidP="00D503FC">
      <w:pPr>
        <w:pStyle w:val="ListParagraph"/>
        <w:numPr>
          <w:ilvl w:val="0"/>
          <w:numId w:val="4"/>
        </w:numPr>
        <w:suppressAutoHyphens/>
        <w:spacing w:after="120" w:line="276" w:lineRule="auto"/>
        <w:ind w:left="0" w:firstLine="0"/>
      </w:pPr>
      <w:r>
        <w:t>Base case: If n = 1, the graph has only one node and no edges (no self-edges), so the while loop in Kruskal’s algorithm does not execute at all. The minimal spanning tree (MST) has just a node and no edges, which is correct.</w:t>
      </w:r>
    </w:p>
    <w:p w:rsidR="002242C6" w:rsidRDefault="002242C6" w:rsidP="00D503FC">
      <w:pPr>
        <w:pStyle w:val="ListParagraph"/>
        <w:numPr>
          <w:ilvl w:val="0"/>
          <w:numId w:val="4"/>
        </w:numPr>
        <w:suppressAutoHyphens/>
        <w:spacing w:after="120" w:line="276" w:lineRule="auto"/>
        <w:ind w:left="0" w:firstLine="0"/>
      </w:pPr>
      <w:r>
        <w:t>Induction step: We assume that Kruskal’s algorithm produces a MST for any graph of n-1 nodes. In a graph with n nodes, we apply Kruskal’s algorithm and focus our attention on the set of edges F</w:t>
      </w:r>
      <w:r>
        <w:rPr>
          <w:vertAlign w:val="subscript"/>
        </w:rPr>
        <w:t>n-2</w:t>
      </w:r>
      <w:r>
        <w:t xml:space="preserve"> that is obtained in the next-to-last iteration. According to the hypothesis, F</w:t>
      </w:r>
      <w:r>
        <w:rPr>
          <w:vertAlign w:val="subscript"/>
        </w:rPr>
        <w:t>n-2</w:t>
      </w:r>
      <w:r>
        <w:t xml:space="preserve"> is a MST for the sub-graph with n-1 nodes. Is F</w:t>
      </w:r>
      <w:r>
        <w:rPr>
          <w:vertAlign w:val="subscript"/>
        </w:rPr>
        <w:t>n-2</w:t>
      </w:r>
      <w:r>
        <w:t xml:space="preserve"> also promising? Yes! (Reasoning by contradi</w:t>
      </w:r>
      <w:r w:rsidR="000D52EF">
        <w:t>ction, if it were not promising</w:t>
      </w:r>
      <w:r>
        <w:t xml:space="preserve">, there would be no edge from the n-1-node subgraph to node n that would create a MST for the n-node graph. But such an edge e </w:t>
      </w:r>
      <w:r w:rsidRPr="005548EC">
        <w:t>must</w:t>
      </w:r>
      <w:r>
        <w:t xml:space="preserve"> be part of any MST. If we remove e from the MST, we get a smaller MST for the  n-1-node subgraph – contradiction.) We can apply the lemma, which says that F</w:t>
      </w:r>
      <w:r>
        <w:rPr>
          <w:vertAlign w:val="subscript"/>
        </w:rPr>
        <w:t>n-1</w:t>
      </w:r>
      <w:r>
        <w:t xml:space="preserve"> is promising in G, therefore it is MST for G.</w:t>
      </w:r>
      <w:r w:rsidR="00D503FC">
        <w:t xml:space="preserve">  </w:t>
      </w:r>
      <w:r>
        <w:t>q.e.d.</w:t>
      </w:r>
    </w:p>
    <w:p w:rsidR="00291916" w:rsidRPr="00A114FF" w:rsidRDefault="00291916" w:rsidP="00E905B8">
      <w:pPr>
        <w:spacing w:after="120"/>
        <w:ind w:hanging="450"/>
      </w:pPr>
    </w:p>
    <w:p w:rsidR="00250E26" w:rsidRDefault="00250E26" w:rsidP="00A46224">
      <w:pPr>
        <w:spacing w:after="120"/>
        <w:rPr>
          <w:b/>
        </w:rPr>
      </w:pPr>
    </w:p>
    <w:p w:rsidR="00193DAC" w:rsidRDefault="00A46224" w:rsidP="00A46224">
      <w:pPr>
        <w:spacing w:after="120"/>
        <w:rPr>
          <w:b/>
        </w:rPr>
      </w:pPr>
      <w:r w:rsidRPr="00845ADD">
        <w:rPr>
          <w:b/>
        </w:rPr>
        <w:t>4.2</w:t>
      </w:r>
    </w:p>
    <w:p w:rsidR="009037A7" w:rsidRPr="00D503FC" w:rsidRDefault="00A46224" w:rsidP="00D503FC">
      <w:pPr>
        <w:spacing w:after="120"/>
      </w:pPr>
      <w:r w:rsidRPr="00A46224">
        <w:rPr>
          <w:b/>
        </w:rPr>
        <w:lastRenderedPageBreak/>
        <w:t>12)</w:t>
      </w:r>
      <w:r w:rsidR="00291916" w:rsidRPr="00D503FC">
        <w:t xml:space="preserve"> </w:t>
      </w:r>
      <w:r w:rsidR="009037A7" w:rsidRPr="00D503FC">
        <w:t xml:space="preserve">Use Dijkstra’s </w:t>
      </w:r>
      <w:r w:rsidR="007A125A" w:rsidRPr="00D503FC">
        <w:t>a</w:t>
      </w:r>
      <w:r w:rsidR="009037A7" w:rsidRPr="00D503FC">
        <w:t xml:space="preserve">lgorithm to find the shortest path from </w:t>
      </w:r>
      <w:r w:rsidR="0002322B" w:rsidRPr="00D503FC">
        <w:t xml:space="preserve">vertex </w:t>
      </w:r>
      <w:r w:rsidR="0028233B" w:rsidRPr="00D503FC">
        <w:rPr>
          <w:i/>
        </w:rPr>
        <w:t>v</w:t>
      </w:r>
      <w:r w:rsidR="009037A7" w:rsidRPr="00D503FC">
        <w:rPr>
          <w:vertAlign w:val="subscript"/>
        </w:rPr>
        <w:t>5</w:t>
      </w:r>
      <w:r w:rsidR="009037A7" w:rsidRPr="00D503FC">
        <w:t xml:space="preserve"> to all other vertices for the graph represented by the array shown in </w:t>
      </w:r>
      <w:r w:rsidR="00A32808" w:rsidRPr="00D503FC">
        <w:t xml:space="preserve">the </w:t>
      </w:r>
      <w:r w:rsidR="009037A7" w:rsidRPr="00D503FC">
        <w:t>table.</w:t>
      </w:r>
      <w:r w:rsidR="00DD6687" w:rsidRPr="00D503FC">
        <w:t xml:space="preserve"> Show the actions step by step.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576"/>
        <w:gridCol w:w="576"/>
        <w:gridCol w:w="576"/>
        <w:gridCol w:w="576"/>
        <w:gridCol w:w="576"/>
        <w:gridCol w:w="576"/>
      </w:tblGrid>
      <w:tr w:rsidR="00EF33A7" w:rsidRPr="00D503FC" w:rsidTr="00EF33A7">
        <w:tc>
          <w:tcPr>
            <w:tcW w:w="456" w:type="dxa"/>
            <w:tcBorders>
              <w:top w:val="nil"/>
              <w:left w:val="nil"/>
              <w:bottom w:val="nil"/>
              <w:right w:val="nil"/>
            </w:tcBorders>
            <w:shd w:val="clear" w:color="auto" w:fill="auto"/>
          </w:tcPr>
          <w:p w:rsidR="009037A7" w:rsidRPr="00D503FC" w:rsidRDefault="009037A7" w:rsidP="00E905B8">
            <w:pPr>
              <w:spacing w:after="120"/>
            </w:pPr>
          </w:p>
        </w:tc>
        <w:tc>
          <w:tcPr>
            <w:tcW w:w="576" w:type="dxa"/>
            <w:tcBorders>
              <w:top w:val="nil"/>
              <w:left w:val="nil"/>
              <w:right w:val="nil"/>
            </w:tcBorders>
            <w:shd w:val="clear" w:color="auto" w:fill="auto"/>
          </w:tcPr>
          <w:p w:rsidR="009037A7" w:rsidRPr="00D503FC" w:rsidRDefault="009037A7" w:rsidP="00E905B8">
            <w:pPr>
              <w:spacing w:after="120"/>
            </w:pPr>
            <w:r w:rsidRPr="00D503FC">
              <w:t>1</w:t>
            </w:r>
          </w:p>
        </w:tc>
        <w:tc>
          <w:tcPr>
            <w:tcW w:w="576" w:type="dxa"/>
            <w:tcBorders>
              <w:top w:val="nil"/>
              <w:left w:val="nil"/>
              <w:right w:val="nil"/>
            </w:tcBorders>
            <w:shd w:val="clear" w:color="auto" w:fill="auto"/>
          </w:tcPr>
          <w:p w:rsidR="009037A7" w:rsidRPr="00D503FC" w:rsidRDefault="009037A7" w:rsidP="00E905B8">
            <w:pPr>
              <w:spacing w:after="120"/>
            </w:pPr>
            <w:r w:rsidRPr="00D503FC">
              <w:t>2</w:t>
            </w:r>
          </w:p>
        </w:tc>
        <w:tc>
          <w:tcPr>
            <w:tcW w:w="576" w:type="dxa"/>
            <w:tcBorders>
              <w:top w:val="nil"/>
              <w:left w:val="nil"/>
              <w:right w:val="nil"/>
            </w:tcBorders>
            <w:shd w:val="clear" w:color="auto" w:fill="auto"/>
          </w:tcPr>
          <w:p w:rsidR="009037A7" w:rsidRPr="00D503FC" w:rsidRDefault="009037A7" w:rsidP="00E905B8">
            <w:pPr>
              <w:spacing w:after="120"/>
            </w:pPr>
            <w:r w:rsidRPr="00D503FC">
              <w:t>3</w:t>
            </w:r>
          </w:p>
        </w:tc>
        <w:tc>
          <w:tcPr>
            <w:tcW w:w="576" w:type="dxa"/>
            <w:tcBorders>
              <w:top w:val="nil"/>
              <w:left w:val="nil"/>
              <w:right w:val="nil"/>
            </w:tcBorders>
            <w:shd w:val="clear" w:color="auto" w:fill="auto"/>
          </w:tcPr>
          <w:p w:rsidR="009037A7" w:rsidRPr="00D503FC" w:rsidRDefault="009037A7" w:rsidP="00E905B8">
            <w:pPr>
              <w:spacing w:after="120"/>
            </w:pPr>
            <w:r w:rsidRPr="00D503FC">
              <w:t>4</w:t>
            </w:r>
          </w:p>
        </w:tc>
        <w:tc>
          <w:tcPr>
            <w:tcW w:w="576" w:type="dxa"/>
            <w:tcBorders>
              <w:top w:val="nil"/>
              <w:left w:val="nil"/>
              <w:right w:val="nil"/>
            </w:tcBorders>
            <w:shd w:val="clear" w:color="auto" w:fill="auto"/>
          </w:tcPr>
          <w:p w:rsidR="009037A7" w:rsidRPr="00D503FC" w:rsidRDefault="009037A7" w:rsidP="00E905B8">
            <w:pPr>
              <w:spacing w:after="120"/>
            </w:pPr>
            <w:r w:rsidRPr="00D503FC">
              <w:t>5</w:t>
            </w:r>
          </w:p>
        </w:tc>
        <w:tc>
          <w:tcPr>
            <w:tcW w:w="576" w:type="dxa"/>
            <w:tcBorders>
              <w:top w:val="nil"/>
              <w:left w:val="nil"/>
              <w:right w:val="nil"/>
            </w:tcBorders>
            <w:shd w:val="clear" w:color="auto" w:fill="auto"/>
          </w:tcPr>
          <w:p w:rsidR="009037A7" w:rsidRPr="00D503FC" w:rsidRDefault="009037A7" w:rsidP="00E905B8">
            <w:pPr>
              <w:spacing w:after="120"/>
            </w:pPr>
            <w:r w:rsidRPr="00D503FC">
              <w:t>6</w:t>
            </w:r>
          </w:p>
        </w:tc>
      </w:tr>
      <w:tr w:rsidR="00EF33A7" w:rsidRPr="00D503FC" w:rsidTr="00EF33A7">
        <w:tc>
          <w:tcPr>
            <w:tcW w:w="456" w:type="dxa"/>
            <w:tcBorders>
              <w:top w:val="nil"/>
              <w:left w:val="nil"/>
              <w:bottom w:val="nil"/>
            </w:tcBorders>
            <w:shd w:val="clear" w:color="auto" w:fill="auto"/>
          </w:tcPr>
          <w:p w:rsidR="009037A7" w:rsidRPr="00D503FC" w:rsidRDefault="009037A7" w:rsidP="00E905B8">
            <w:pPr>
              <w:spacing w:after="120"/>
            </w:pPr>
            <w:r w:rsidRPr="00D503FC">
              <w:t>1</w:t>
            </w:r>
          </w:p>
        </w:tc>
        <w:tc>
          <w:tcPr>
            <w:tcW w:w="576" w:type="dxa"/>
            <w:shd w:val="clear" w:color="auto" w:fill="auto"/>
          </w:tcPr>
          <w:p w:rsidR="009037A7" w:rsidRPr="00D503FC" w:rsidRDefault="009037A7" w:rsidP="00E905B8">
            <w:pPr>
              <w:spacing w:after="120"/>
            </w:pPr>
            <w:r w:rsidRPr="00D503FC">
              <w:t>0</w:t>
            </w:r>
          </w:p>
        </w:tc>
        <w:tc>
          <w:tcPr>
            <w:tcW w:w="576" w:type="dxa"/>
            <w:shd w:val="clear" w:color="auto" w:fill="auto"/>
          </w:tcPr>
          <w:p w:rsidR="009037A7" w:rsidRPr="00D503FC" w:rsidRDefault="009037A7" w:rsidP="00E905B8">
            <w:pPr>
              <w:spacing w:after="120"/>
            </w:pPr>
            <w:r w:rsidRPr="00D503FC">
              <w:sym w:font="Symbol" w:char="F0A5"/>
            </w:r>
          </w:p>
        </w:tc>
        <w:tc>
          <w:tcPr>
            <w:tcW w:w="576" w:type="dxa"/>
            <w:shd w:val="clear" w:color="auto" w:fill="auto"/>
          </w:tcPr>
          <w:p w:rsidR="009037A7" w:rsidRPr="00D503FC" w:rsidRDefault="009037A7" w:rsidP="00E905B8">
            <w:pPr>
              <w:spacing w:after="120"/>
            </w:pPr>
            <w:r w:rsidRPr="00D503FC">
              <w:t>72</w:t>
            </w:r>
          </w:p>
        </w:tc>
        <w:tc>
          <w:tcPr>
            <w:tcW w:w="576" w:type="dxa"/>
            <w:shd w:val="clear" w:color="auto" w:fill="auto"/>
          </w:tcPr>
          <w:p w:rsidR="009037A7" w:rsidRPr="00D503FC" w:rsidRDefault="009037A7" w:rsidP="00E905B8">
            <w:pPr>
              <w:spacing w:after="120"/>
            </w:pPr>
            <w:r w:rsidRPr="00D503FC">
              <w:t>50</w:t>
            </w:r>
          </w:p>
        </w:tc>
        <w:tc>
          <w:tcPr>
            <w:tcW w:w="576" w:type="dxa"/>
            <w:shd w:val="clear" w:color="auto" w:fill="auto"/>
          </w:tcPr>
          <w:p w:rsidR="009037A7" w:rsidRPr="00D503FC" w:rsidRDefault="009037A7" w:rsidP="00E905B8">
            <w:pPr>
              <w:spacing w:after="120"/>
            </w:pPr>
            <w:r w:rsidRPr="00D503FC">
              <w:t>90</w:t>
            </w:r>
          </w:p>
        </w:tc>
        <w:tc>
          <w:tcPr>
            <w:tcW w:w="576" w:type="dxa"/>
            <w:shd w:val="clear" w:color="auto" w:fill="auto"/>
          </w:tcPr>
          <w:p w:rsidR="009037A7" w:rsidRPr="00D503FC" w:rsidRDefault="009037A7" w:rsidP="00E905B8">
            <w:pPr>
              <w:spacing w:after="120"/>
            </w:pPr>
            <w:r w:rsidRPr="00D503FC">
              <w:t>35</w:t>
            </w:r>
          </w:p>
        </w:tc>
      </w:tr>
      <w:tr w:rsidR="00EF33A7" w:rsidRPr="00D503FC" w:rsidTr="00EF33A7">
        <w:tc>
          <w:tcPr>
            <w:tcW w:w="456" w:type="dxa"/>
            <w:tcBorders>
              <w:top w:val="nil"/>
              <w:left w:val="nil"/>
              <w:bottom w:val="nil"/>
            </w:tcBorders>
            <w:shd w:val="clear" w:color="auto" w:fill="auto"/>
          </w:tcPr>
          <w:p w:rsidR="009037A7" w:rsidRPr="00D503FC" w:rsidRDefault="009037A7" w:rsidP="00E905B8">
            <w:pPr>
              <w:spacing w:after="120"/>
            </w:pPr>
            <w:r w:rsidRPr="00D503FC">
              <w:t>2</w:t>
            </w:r>
          </w:p>
        </w:tc>
        <w:tc>
          <w:tcPr>
            <w:tcW w:w="576" w:type="dxa"/>
            <w:shd w:val="clear" w:color="auto" w:fill="auto"/>
          </w:tcPr>
          <w:p w:rsidR="009037A7" w:rsidRPr="00D503FC" w:rsidRDefault="009037A7" w:rsidP="00E905B8">
            <w:pPr>
              <w:spacing w:after="120"/>
              <w:rPr>
                <w:i/>
              </w:rPr>
            </w:pPr>
            <w:r w:rsidRPr="00D503FC">
              <w:sym w:font="Symbol" w:char="F0A5"/>
            </w:r>
          </w:p>
        </w:tc>
        <w:tc>
          <w:tcPr>
            <w:tcW w:w="576" w:type="dxa"/>
            <w:shd w:val="clear" w:color="auto" w:fill="auto"/>
          </w:tcPr>
          <w:p w:rsidR="009037A7" w:rsidRPr="00D503FC" w:rsidRDefault="009037A7" w:rsidP="00E905B8">
            <w:pPr>
              <w:spacing w:after="120"/>
            </w:pPr>
            <w:r w:rsidRPr="00D503FC">
              <w:t>0</w:t>
            </w:r>
          </w:p>
        </w:tc>
        <w:tc>
          <w:tcPr>
            <w:tcW w:w="576" w:type="dxa"/>
            <w:shd w:val="clear" w:color="auto" w:fill="auto"/>
          </w:tcPr>
          <w:p w:rsidR="009037A7" w:rsidRPr="00D503FC" w:rsidRDefault="009037A7" w:rsidP="00E905B8">
            <w:pPr>
              <w:spacing w:after="120"/>
            </w:pPr>
            <w:r w:rsidRPr="00D503FC">
              <w:t>71</w:t>
            </w:r>
          </w:p>
        </w:tc>
        <w:tc>
          <w:tcPr>
            <w:tcW w:w="576" w:type="dxa"/>
            <w:shd w:val="clear" w:color="auto" w:fill="auto"/>
          </w:tcPr>
          <w:p w:rsidR="009037A7" w:rsidRPr="00D503FC" w:rsidRDefault="009037A7" w:rsidP="00E905B8">
            <w:pPr>
              <w:spacing w:after="120"/>
            </w:pPr>
            <w:r w:rsidRPr="00D503FC">
              <w:t>70</w:t>
            </w:r>
          </w:p>
        </w:tc>
        <w:tc>
          <w:tcPr>
            <w:tcW w:w="576" w:type="dxa"/>
            <w:shd w:val="clear" w:color="auto" w:fill="auto"/>
          </w:tcPr>
          <w:p w:rsidR="009037A7" w:rsidRPr="00D503FC" w:rsidRDefault="009037A7" w:rsidP="00E905B8">
            <w:pPr>
              <w:spacing w:after="120"/>
            </w:pPr>
            <w:r w:rsidRPr="00D503FC">
              <w:t>73</w:t>
            </w:r>
          </w:p>
        </w:tc>
        <w:tc>
          <w:tcPr>
            <w:tcW w:w="576" w:type="dxa"/>
            <w:shd w:val="clear" w:color="auto" w:fill="auto"/>
          </w:tcPr>
          <w:p w:rsidR="009037A7" w:rsidRPr="00D503FC" w:rsidRDefault="009037A7" w:rsidP="00E905B8">
            <w:pPr>
              <w:spacing w:after="120"/>
            </w:pPr>
            <w:r w:rsidRPr="00D503FC">
              <w:t>75</w:t>
            </w:r>
          </w:p>
        </w:tc>
      </w:tr>
      <w:tr w:rsidR="00EF33A7" w:rsidRPr="00D503FC" w:rsidTr="00EF33A7">
        <w:tc>
          <w:tcPr>
            <w:tcW w:w="456" w:type="dxa"/>
            <w:tcBorders>
              <w:top w:val="nil"/>
              <w:left w:val="nil"/>
              <w:bottom w:val="nil"/>
            </w:tcBorders>
            <w:shd w:val="clear" w:color="auto" w:fill="auto"/>
          </w:tcPr>
          <w:p w:rsidR="009037A7" w:rsidRPr="00D503FC" w:rsidRDefault="009037A7" w:rsidP="00E905B8">
            <w:pPr>
              <w:spacing w:after="120"/>
            </w:pPr>
            <w:r w:rsidRPr="00D503FC">
              <w:t>3</w:t>
            </w:r>
          </w:p>
        </w:tc>
        <w:tc>
          <w:tcPr>
            <w:tcW w:w="576" w:type="dxa"/>
            <w:shd w:val="clear" w:color="auto" w:fill="auto"/>
          </w:tcPr>
          <w:p w:rsidR="009037A7" w:rsidRPr="00D503FC" w:rsidRDefault="009037A7" w:rsidP="00E905B8">
            <w:pPr>
              <w:spacing w:after="120"/>
            </w:pPr>
            <w:r w:rsidRPr="00D503FC">
              <w:t>72</w:t>
            </w:r>
          </w:p>
        </w:tc>
        <w:tc>
          <w:tcPr>
            <w:tcW w:w="576" w:type="dxa"/>
            <w:shd w:val="clear" w:color="auto" w:fill="auto"/>
          </w:tcPr>
          <w:p w:rsidR="009037A7" w:rsidRPr="00D503FC" w:rsidRDefault="009037A7" w:rsidP="00E905B8">
            <w:pPr>
              <w:spacing w:after="120"/>
            </w:pPr>
            <w:r w:rsidRPr="00D503FC">
              <w:t>71</w:t>
            </w:r>
          </w:p>
        </w:tc>
        <w:tc>
          <w:tcPr>
            <w:tcW w:w="576" w:type="dxa"/>
            <w:shd w:val="clear" w:color="auto" w:fill="auto"/>
          </w:tcPr>
          <w:p w:rsidR="009037A7" w:rsidRPr="00D503FC" w:rsidRDefault="009037A7" w:rsidP="00E905B8">
            <w:pPr>
              <w:spacing w:after="120"/>
            </w:pPr>
            <w:r w:rsidRPr="00D503FC">
              <w:t>0</w:t>
            </w:r>
          </w:p>
        </w:tc>
        <w:tc>
          <w:tcPr>
            <w:tcW w:w="576" w:type="dxa"/>
            <w:shd w:val="clear" w:color="auto" w:fill="auto"/>
          </w:tcPr>
          <w:p w:rsidR="009037A7" w:rsidRPr="00D503FC" w:rsidRDefault="009037A7" w:rsidP="00E905B8">
            <w:pPr>
              <w:spacing w:after="120"/>
            </w:pPr>
            <w:r w:rsidRPr="00D503FC">
              <w:sym w:font="Symbol" w:char="F0A5"/>
            </w:r>
          </w:p>
        </w:tc>
        <w:tc>
          <w:tcPr>
            <w:tcW w:w="576" w:type="dxa"/>
            <w:shd w:val="clear" w:color="auto" w:fill="auto"/>
          </w:tcPr>
          <w:p w:rsidR="009037A7" w:rsidRPr="00D503FC" w:rsidRDefault="009037A7" w:rsidP="00E905B8">
            <w:pPr>
              <w:spacing w:after="120"/>
            </w:pPr>
            <w:r w:rsidRPr="00D503FC">
              <w:t>77</w:t>
            </w:r>
          </w:p>
        </w:tc>
        <w:tc>
          <w:tcPr>
            <w:tcW w:w="576" w:type="dxa"/>
            <w:shd w:val="clear" w:color="auto" w:fill="auto"/>
          </w:tcPr>
          <w:p w:rsidR="009037A7" w:rsidRPr="00D503FC" w:rsidRDefault="009037A7" w:rsidP="00E905B8">
            <w:pPr>
              <w:spacing w:after="120"/>
            </w:pPr>
            <w:r w:rsidRPr="00D503FC">
              <w:t>90</w:t>
            </w:r>
          </w:p>
        </w:tc>
      </w:tr>
      <w:tr w:rsidR="00EF33A7" w:rsidRPr="00D503FC" w:rsidTr="00EF33A7">
        <w:tc>
          <w:tcPr>
            <w:tcW w:w="456" w:type="dxa"/>
            <w:tcBorders>
              <w:top w:val="nil"/>
              <w:left w:val="nil"/>
              <w:bottom w:val="nil"/>
            </w:tcBorders>
            <w:shd w:val="clear" w:color="auto" w:fill="auto"/>
          </w:tcPr>
          <w:p w:rsidR="009037A7" w:rsidRPr="00D503FC" w:rsidRDefault="009037A7" w:rsidP="00E905B8">
            <w:pPr>
              <w:spacing w:after="120"/>
            </w:pPr>
            <w:r w:rsidRPr="00D503FC">
              <w:t>4</w:t>
            </w:r>
          </w:p>
        </w:tc>
        <w:tc>
          <w:tcPr>
            <w:tcW w:w="576" w:type="dxa"/>
            <w:shd w:val="clear" w:color="auto" w:fill="auto"/>
          </w:tcPr>
          <w:p w:rsidR="009037A7" w:rsidRPr="00D503FC" w:rsidRDefault="009037A7" w:rsidP="00E905B8">
            <w:pPr>
              <w:spacing w:after="120"/>
            </w:pPr>
            <w:r w:rsidRPr="00D503FC">
              <w:t>50</w:t>
            </w:r>
          </w:p>
        </w:tc>
        <w:tc>
          <w:tcPr>
            <w:tcW w:w="576" w:type="dxa"/>
            <w:shd w:val="clear" w:color="auto" w:fill="auto"/>
          </w:tcPr>
          <w:p w:rsidR="009037A7" w:rsidRPr="00D503FC" w:rsidRDefault="009037A7" w:rsidP="00E905B8">
            <w:pPr>
              <w:spacing w:after="120"/>
            </w:pPr>
            <w:r w:rsidRPr="00D503FC">
              <w:t>70</w:t>
            </w:r>
          </w:p>
        </w:tc>
        <w:tc>
          <w:tcPr>
            <w:tcW w:w="576" w:type="dxa"/>
            <w:shd w:val="clear" w:color="auto" w:fill="auto"/>
          </w:tcPr>
          <w:p w:rsidR="009037A7" w:rsidRPr="00D503FC" w:rsidRDefault="009037A7" w:rsidP="00E905B8">
            <w:pPr>
              <w:spacing w:after="120"/>
            </w:pPr>
            <w:r w:rsidRPr="00D503FC">
              <w:sym w:font="Symbol" w:char="F0A5"/>
            </w:r>
          </w:p>
        </w:tc>
        <w:tc>
          <w:tcPr>
            <w:tcW w:w="576" w:type="dxa"/>
            <w:shd w:val="clear" w:color="auto" w:fill="auto"/>
          </w:tcPr>
          <w:p w:rsidR="009037A7" w:rsidRPr="00D503FC" w:rsidRDefault="009037A7" w:rsidP="00E905B8">
            <w:pPr>
              <w:spacing w:after="120"/>
            </w:pPr>
            <w:r w:rsidRPr="00D503FC">
              <w:t>0</w:t>
            </w:r>
          </w:p>
        </w:tc>
        <w:tc>
          <w:tcPr>
            <w:tcW w:w="576" w:type="dxa"/>
            <w:shd w:val="clear" w:color="auto" w:fill="auto"/>
          </w:tcPr>
          <w:p w:rsidR="009037A7" w:rsidRPr="00D503FC" w:rsidRDefault="009037A7" w:rsidP="00E905B8">
            <w:pPr>
              <w:spacing w:after="120"/>
            </w:pPr>
            <w:r w:rsidRPr="00D503FC">
              <w:t>60</w:t>
            </w:r>
          </w:p>
        </w:tc>
        <w:tc>
          <w:tcPr>
            <w:tcW w:w="576" w:type="dxa"/>
            <w:shd w:val="clear" w:color="auto" w:fill="auto"/>
          </w:tcPr>
          <w:p w:rsidR="009037A7" w:rsidRPr="00D503FC" w:rsidRDefault="009037A7" w:rsidP="00E905B8">
            <w:pPr>
              <w:spacing w:after="120"/>
            </w:pPr>
            <w:r w:rsidRPr="00D503FC">
              <w:t>40</w:t>
            </w:r>
          </w:p>
        </w:tc>
      </w:tr>
      <w:tr w:rsidR="00EF33A7" w:rsidRPr="00D503FC" w:rsidTr="00EF33A7">
        <w:tc>
          <w:tcPr>
            <w:tcW w:w="456" w:type="dxa"/>
            <w:tcBorders>
              <w:top w:val="nil"/>
              <w:left w:val="nil"/>
              <w:bottom w:val="nil"/>
            </w:tcBorders>
            <w:shd w:val="clear" w:color="auto" w:fill="auto"/>
          </w:tcPr>
          <w:p w:rsidR="009037A7" w:rsidRPr="00D503FC" w:rsidRDefault="009037A7" w:rsidP="00E905B8">
            <w:pPr>
              <w:spacing w:after="120"/>
            </w:pPr>
            <w:r w:rsidRPr="00D503FC">
              <w:t>5</w:t>
            </w:r>
          </w:p>
        </w:tc>
        <w:tc>
          <w:tcPr>
            <w:tcW w:w="576" w:type="dxa"/>
            <w:shd w:val="clear" w:color="auto" w:fill="auto"/>
          </w:tcPr>
          <w:p w:rsidR="009037A7" w:rsidRPr="00D503FC" w:rsidRDefault="009037A7" w:rsidP="00E905B8">
            <w:pPr>
              <w:spacing w:after="120"/>
            </w:pPr>
            <w:r w:rsidRPr="00D503FC">
              <w:t>90</w:t>
            </w:r>
          </w:p>
        </w:tc>
        <w:tc>
          <w:tcPr>
            <w:tcW w:w="576" w:type="dxa"/>
            <w:shd w:val="clear" w:color="auto" w:fill="auto"/>
          </w:tcPr>
          <w:p w:rsidR="009037A7" w:rsidRPr="00D503FC" w:rsidRDefault="009037A7" w:rsidP="00E905B8">
            <w:pPr>
              <w:spacing w:after="120"/>
            </w:pPr>
            <w:r w:rsidRPr="00D503FC">
              <w:t>73</w:t>
            </w:r>
          </w:p>
        </w:tc>
        <w:tc>
          <w:tcPr>
            <w:tcW w:w="576" w:type="dxa"/>
            <w:shd w:val="clear" w:color="auto" w:fill="auto"/>
          </w:tcPr>
          <w:p w:rsidR="009037A7" w:rsidRPr="00D503FC" w:rsidRDefault="009037A7" w:rsidP="00E905B8">
            <w:pPr>
              <w:spacing w:after="120"/>
            </w:pPr>
            <w:r w:rsidRPr="00D503FC">
              <w:t>77</w:t>
            </w:r>
          </w:p>
        </w:tc>
        <w:tc>
          <w:tcPr>
            <w:tcW w:w="576" w:type="dxa"/>
            <w:shd w:val="clear" w:color="auto" w:fill="auto"/>
          </w:tcPr>
          <w:p w:rsidR="009037A7" w:rsidRPr="00D503FC" w:rsidRDefault="009037A7" w:rsidP="00E905B8">
            <w:pPr>
              <w:spacing w:after="120"/>
            </w:pPr>
            <w:r w:rsidRPr="00D503FC">
              <w:t>60</w:t>
            </w:r>
          </w:p>
        </w:tc>
        <w:tc>
          <w:tcPr>
            <w:tcW w:w="576" w:type="dxa"/>
            <w:shd w:val="clear" w:color="auto" w:fill="auto"/>
          </w:tcPr>
          <w:p w:rsidR="009037A7" w:rsidRPr="00D503FC" w:rsidRDefault="009037A7" w:rsidP="00E905B8">
            <w:pPr>
              <w:spacing w:after="120"/>
            </w:pPr>
            <w:r w:rsidRPr="00D503FC">
              <w:t>0</w:t>
            </w:r>
          </w:p>
        </w:tc>
        <w:tc>
          <w:tcPr>
            <w:tcW w:w="576" w:type="dxa"/>
            <w:shd w:val="clear" w:color="auto" w:fill="auto"/>
          </w:tcPr>
          <w:p w:rsidR="009037A7" w:rsidRPr="00D503FC" w:rsidRDefault="009037A7" w:rsidP="00E905B8">
            <w:pPr>
              <w:spacing w:after="120"/>
            </w:pPr>
            <w:r w:rsidRPr="00D503FC">
              <w:t>80</w:t>
            </w:r>
          </w:p>
        </w:tc>
      </w:tr>
      <w:tr w:rsidR="00EF33A7" w:rsidRPr="00D503FC" w:rsidTr="007A125A">
        <w:tc>
          <w:tcPr>
            <w:tcW w:w="456" w:type="dxa"/>
            <w:tcBorders>
              <w:top w:val="nil"/>
              <w:left w:val="nil"/>
              <w:bottom w:val="nil"/>
            </w:tcBorders>
            <w:shd w:val="clear" w:color="auto" w:fill="auto"/>
          </w:tcPr>
          <w:p w:rsidR="009037A7" w:rsidRPr="00D503FC" w:rsidRDefault="009037A7" w:rsidP="00E905B8">
            <w:pPr>
              <w:spacing w:after="120"/>
            </w:pPr>
            <w:r w:rsidRPr="00D503FC">
              <w:t>6</w:t>
            </w:r>
          </w:p>
        </w:tc>
        <w:tc>
          <w:tcPr>
            <w:tcW w:w="576" w:type="dxa"/>
            <w:shd w:val="clear" w:color="auto" w:fill="auto"/>
          </w:tcPr>
          <w:p w:rsidR="009037A7" w:rsidRPr="00D503FC" w:rsidRDefault="009037A7" w:rsidP="00E905B8">
            <w:pPr>
              <w:spacing w:after="120"/>
            </w:pPr>
            <w:r w:rsidRPr="00D503FC">
              <w:t>35</w:t>
            </w:r>
          </w:p>
        </w:tc>
        <w:tc>
          <w:tcPr>
            <w:tcW w:w="576" w:type="dxa"/>
            <w:shd w:val="clear" w:color="auto" w:fill="auto"/>
          </w:tcPr>
          <w:p w:rsidR="009037A7" w:rsidRPr="00D503FC" w:rsidRDefault="009037A7" w:rsidP="00E905B8">
            <w:pPr>
              <w:spacing w:after="120"/>
            </w:pPr>
            <w:r w:rsidRPr="00D503FC">
              <w:t>75</w:t>
            </w:r>
          </w:p>
        </w:tc>
        <w:tc>
          <w:tcPr>
            <w:tcW w:w="576" w:type="dxa"/>
            <w:shd w:val="clear" w:color="auto" w:fill="auto"/>
          </w:tcPr>
          <w:p w:rsidR="009037A7" w:rsidRPr="00D503FC" w:rsidRDefault="009037A7" w:rsidP="00E905B8">
            <w:pPr>
              <w:spacing w:after="120"/>
            </w:pPr>
            <w:r w:rsidRPr="00D503FC">
              <w:t>90</w:t>
            </w:r>
          </w:p>
        </w:tc>
        <w:tc>
          <w:tcPr>
            <w:tcW w:w="576" w:type="dxa"/>
            <w:shd w:val="clear" w:color="auto" w:fill="auto"/>
          </w:tcPr>
          <w:p w:rsidR="009037A7" w:rsidRPr="00D503FC" w:rsidRDefault="009037A7" w:rsidP="00E905B8">
            <w:pPr>
              <w:spacing w:after="120"/>
            </w:pPr>
            <w:r w:rsidRPr="00D503FC">
              <w:t>40</w:t>
            </w:r>
          </w:p>
        </w:tc>
        <w:tc>
          <w:tcPr>
            <w:tcW w:w="576" w:type="dxa"/>
            <w:shd w:val="clear" w:color="auto" w:fill="auto"/>
          </w:tcPr>
          <w:p w:rsidR="009037A7" w:rsidRPr="00D503FC" w:rsidRDefault="009037A7" w:rsidP="00E905B8">
            <w:pPr>
              <w:spacing w:after="120"/>
            </w:pPr>
            <w:r w:rsidRPr="00D503FC">
              <w:t>80</w:t>
            </w:r>
          </w:p>
        </w:tc>
        <w:tc>
          <w:tcPr>
            <w:tcW w:w="576" w:type="dxa"/>
            <w:shd w:val="clear" w:color="auto" w:fill="auto"/>
          </w:tcPr>
          <w:p w:rsidR="009037A7" w:rsidRPr="00D503FC" w:rsidRDefault="009037A7" w:rsidP="00E905B8">
            <w:pPr>
              <w:spacing w:after="120"/>
            </w:pPr>
            <w:r w:rsidRPr="00D503FC">
              <w:t>0</w:t>
            </w:r>
          </w:p>
        </w:tc>
      </w:tr>
    </w:tbl>
    <w:p w:rsidR="009037A7" w:rsidRPr="00D503FC" w:rsidRDefault="00EF33A7" w:rsidP="00E905B8">
      <w:pPr>
        <w:spacing w:after="120"/>
      </w:pPr>
      <w:r w:rsidRPr="00D503FC">
        <w:rPr>
          <w:noProof/>
        </w:rPr>
        <w:drawing>
          <wp:anchor distT="0" distB="0" distL="114300" distR="114300" simplePos="0" relativeHeight="251678720" behindDoc="0" locked="0" layoutInCell="1" allowOverlap="1" wp14:anchorId="7C4F8652" wp14:editId="11E10183">
            <wp:simplePos x="0" y="0"/>
            <wp:positionH relativeFrom="column">
              <wp:posOffset>3676650</wp:posOffset>
            </wp:positionH>
            <wp:positionV relativeFrom="paragraph">
              <wp:posOffset>196850</wp:posOffset>
            </wp:positionV>
            <wp:extent cx="1966595" cy="1518285"/>
            <wp:effectExtent l="0" t="0" r="0" b="5715"/>
            <wp:wrapSquare wrapText="bothSides"/>
            <wp:docPr id="13" name="Picture 13" descr="C:\fms\NEAPOLITAN_COMPLETE_SOUTIONS\JPEG (Ch04)\f0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fms\NEAPOLITAN_COMPLETE_SOUTIONS\JPEG (Ch04)\f01_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6595" cy="1518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37A7" w:rsidRPr="00D503FC" w:rsidRDefault="00292F85" w:rsidP="00E905B8">
      <w:pPr>
        <w:spacing w:after="120"/>
      </w:pPr>
      <w:r w:rsidRPr="00D503FC">
        <w:t xml:space="preserve">Solution: </w:t>
      </w:r>
      <w:r w:rsidR="009037A7" w:rsidRPr="00D503FC">
        <w:t>From the above table</w:t>
      </w:r>
      <w:r w:rsidR="0028233B" w:rsidRPr="00D503FC">
        <w:t>,</w:t>
      </w:r>
      <w:r w:rsidR="009037A7" w:rsidRPr="00D503FC">
        <w:t xml:space="preserve"> form the </w:t>
      </w:r>
      <w:r w:rsidR="0039273A" w:rsidRPr="00D503FC">
        <w:t>g</w:t>
      </w:r>
      <w:r w:rsidRPr="00D503FC">
        <w:t>raph:</w:t>
      </w:r>
    </w:p>
    <w:p w:rsidR="009037A7" w:rsidRPr="00D503FC" w:rsidRDefault="009037A7" w:rsidP="00E905B8">
      <w:pPr>
        <w:spacing w:after="120"/>
      </w:pPr>
    </w:p>
    <w:p w:rsidR="00FC1B17" w:rsidRPr="00D503FC" w:rsidRDefault="00FC1B17" w:rsidP="00E905B8">
      <w:pPr>
        <w:spacing w:after="120"/>
      </w:pPr>
    </w:p>
    <w:p w:rsidR="00FC1B17" w:rsidRPr="00D503FC" w:rsidRDefault="00FC1B17" w:rsidP="00E905B8">
      <w:pPr>
        <w:spacing w:after="120"/>
      </w:pPr>
    </w:p>
    <w:p w:rsidR="00EF33A7" w:rsidRPr="00D503FC" w:rsidRDefault="00EF33A7" w:rsidP="00E905B8">
      <w:pPr>
        <w:spacing w:after="120"/>
      </w:pPr>
    </w:p>
    <w:p w:rsidR="009037A7" w:rsidRPr="00D503FC" w:rsidRDefault="009037A7" w:rsidP="00E905B8">
      <w:pPr>
        <w:spacing w:after="120"/>
      </w:pPr>
      <w:r w:rsidRPr="00D503FC">
        <w:t>Use Dijkstra</w:t>
      </w:r>
      <w:r w:rsidR="0039273A" w:rsidRPr="00D503FC">
        <w:t>’</w:t>
      </w:r>
      <w:r w:rsidRPr="00D503FC">
        <w:t xml:space="preserve">s </w:t>
      </w:r>
      <w:r w:rsidR="0028233B" w:rsidRPr="00D503FC">
        <w:t>a</w:t>
      </w:r>
      <w:r w:rsidRPr="00D503FC">
        <w:t>lgorithm to find the</w:t>
      </w:r>
      <w:r w:rsidR="0002322B" w:rsidRPr="00D503FC">
        <w:t xml:space="preserve"> shortest path from </w:t>
      </w:r>
      <w:r w:rsidR="00A32808" w:rsidRPr="00D503FC">
        <w:t>v</w:t>
      </w:r>
      <w:r w:rsidR="0002322B" w:rsidRPr="00D503FC">
        <w:t xml:space="preserve">ertex </w:t>
      </w:r>
      <w:r w:rsidR="0028233B" w:rsidRPr="00D503FC">
        <w:rPr>
          <w:i/>
        </w:rPr>
        <w:t>v</w:t>
      </w:r>
      <w:r w:rsidRPr="00D503FC">
        <w:rPr>
          <w:vertAlign w:val="subscript"/>
        </w:rPr>
        <w:t>5</w:t>
      </w:r>
      <w:r w:rsidR="00292F85" w:rsidRPr="00D503FC">
        <w:t>:</w:t>
      </w:r>
    </w:p>
    <w:tbl>
      <w:tblPr>
        <w:tblW w:w="9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87"/>
        <w:gridCol w:w="872"/>
        <w:gridCol w:w="976"/>
        <w:gridCol w:w="976"/>
        <w:gridCol w:w="976"/>
        <w:gridCol w:w="976"/>
        <w:gridCol w:w="976"/>
      </w:tblGrid>
      <w:tr w:rsidR="00DD6687" w:rsidRPr="00D503FC" w:rsidTr="007A125A">
        <w:tc>
          <w:tcPr>
            <w:tcW w:w="1803" w:type="dxa"/>
            <w:shd w:val="clear" w:color="auto" w:fill="auto"/>
          </w:tcPr>
          <w:p w:rsidR="009037A7" w:rsidRPr="00D503FC" w:rsidRDefault="009037A7" w:rsidP="00E905B8">
            <w:pPr>
              <w:spacing w:after="120"/>
            </w:pPr>
            <w:r w:rsidRPr="00D503FC">
              <w:t>Unvisited</w:t>
            </w:r>
          </w:p>
        </w:tc>
        <w:tc>
          <w:tcPr>
            <w:tcW w:w="1887" w:type="dxa"/>
            <w:shd w:val="clear" w:color="auto" w:fill="auto"/>
          </w:tcPr>
          <w:p w:rsidR="009037A7" w:rsidRPr="00D503FC" w:rsidRDefault="009037A7" w:rsidP="00E905B8">
            <w:pPr>
              <w:spacing w:after="120"/>
            </w:pPr>
            <w:r w:rsidRPr="00D503FC">
              <w:t>Visited</w:t>
            </w:r>
          </w:p>
        </w:tc>
        <w:tc>
          <w:tcPr>
            <w:tcW w:w="872" w:type="dxa"/>
            <w:shd w:val="clear" w:color="auto" w:fill="auto"/>
          </w:tcPr>
          <w:p w:rsidR="009037A7" w:rsidRPr="00D503FC" w:rsidRDefault="009037A7" w:rsidP="00E905B8">
            <w:pPr>
              <w:spacing w:after="120"/>
            </w:pPr>
            <w:r w:rsidRPr="00D503FC">
              <w:t>5</w:t>
            </w:r>
          </w:p>
        </w:tc>
        <w:tc>
          <w:tcPr>
            <w:tcW w:w="976" w:type="dxa"/>
            <w:shd w:val="clear" w:color="auto" w:fill="auto"/>
          </w:tcPr>
          <w:p w:rsidR="009037A7" w:rsidRPr="00D503FC" w:rsidRDefault="009037A7" w:rsidP="00E905B8">
            <w:pPr>
              <w:spacing w:after="120"/>
            </w:pPr>
            <w:r w:rsidRPr="00D503FC">
              <w:t>1</w:t>
            </w:r>
          </w:p>
        </w:tc>
        <w:tc>
          <w:tcPr>
            <w:tcW w:w="976" w:type="dxa"/>
            <w:shd w:val="clear" w:color="auto" w:fill="auto"/>
          </w:tcPr>
          <w:p w:rsidR="009037A7" w:rsidRPr="00D503FC" w:rsidRDefault="009037A7" w:rsidP="00E905B8">
            <w:pPr>
              <w:spacing w:after="120"/>
            </w:pPr>
            <w:r w:rsidRPr="00D503FC">
              <w:t>2</w:t>
            </w:r>
          </w:p>
        </w:tc>
        <w:tc>
          <w:tcPr>
            <w:tcW w:w="976" w:type="dxa"/>
            <w:shd w:val="clear" w:color="auto" w:fill="auto"/>
          </w:tcPr>
          <w:p w:rsidR="009037A7" w:rsidRPr="00D503FC" w:rsidRDefault="009037A7" w:rsidP="00E905B8">
            <w:pPr>
              <w:spacing w:after="120"/>
            </w:pPr>
            <w:r w:rsidRPr="00D503FC">
              <w:t>3</w:t>
            </w:r>
          </w:p>
        </w:tc>
        <w:tc>
          <w:tcPr>
            <w:tcW w:w="976" w:type="dxa"/>
            <w:shd w:val="clear" w:color="auto" w:fill="auto"/>
          </w:tcPr>
          <w:p w:rsidR="009037A7" w:rsidRPr="00D503FC" w:rsidRDefault="009037A7" w:rsidP="00E905B8">
            <w:pPr>
              <w:spacing w:after="120"/>
            </w:pPr>
            <w:r w:rsidRPr="00D503FC">
              <w:t>4</w:t>
            </w:r>
          </w:p>
        </w:tc>
        <w:tc>
          <w:tcPr>
            <w:tcW w:w="976" w:type="dxa"/>
            <w:shd w:val="clear" w:color="auto" w:fill="auto"/>
          </w:tcPr>
          <w:p w:rsidR="009037A7" w:rsidRPr="00D503FC" w:rsidRDefault="009037A7" w:rsidP="00E905B8">
            <w:pPr>
              <w:spacing w:after="120"/>
            </w:pPr>
            <w:r w:rsidRPr="00D503FC">
              <w:t>6</w:t>
            </w:r>
          </w:p>
        </w:tc>
      </w:tr>
      <w:tr w:rsidR="00DD6687" w:rsidRPr="00D503FC" w:rsidTr="007A125A">
        <w:tc>
          <w:tcPr>
            <w:tcW w:w="1803" w:type="dxa"/>
            <w:shd w:val="clear" w:color="auto" w:fill="auto"/>
          </w:tcPr>
          <w:p w:rsidR="009037A7" w:rsidRPr="00D503FC" w:rsidRDefault="009037A7" w:rsidP="00E905B8">
            <w:pPr>
              <w:spacing w:after="120"/>
            </w:pPr>
            <w:r w:rsidRPr="00D503FC">
              <w:t>{1, 2, 3, 4, 5, 6}</w:t>
            </w:r>
          </w:p>
        </w:tc>
        <w:tc>
          <w:tcPr>
            <w:tcW w:w="1887" w:type="dxa"/>
            <w:shd w:val="clear" w:color="auto" w:fill="auto"/>
          </w:tcPr>
          <w:p w:rsidR="009037A7" w:rsidRPr="00D503FC" w:rsidRDefault="009037A7" w:rsidP="00E905B8">
            <w:pPr>
              <w:spacing w:after="120"/>
            </w:pPr>
          </w:p>
        </w:tc>
        <w:tc>
          <w:tcPr>
            <w:tcW w:w="872" w:type="dxa"/>
            <w:shd w:val="clear" w:color="auto" w:fill="auto"/>
          </w:tcPr>
          <w:p w:rsidR="009037A7" w:rsidRPr="00D503FC" w:rsidRDefault="009037A7" w:rsidP="00E905B8">
            <w:pPr>
              <w:spacing w:after="120"/>
            </w:pPr>
            <w:r w:rsidRPr="00D503FC">
              <w:t>(0, −)</w:t>
            </w:r>
          </w:p>
        </w:tc>
        <w:tc>
          <w:tcPr>
            <w:tcW w:w="976" w:type="dxa"/>
            <w:shd w:val="clear" w:color="auto" w:fill="auto"/>
          </w:tcPr>
          <w:p w:rsidR="009037A7" w:rsidRPr="00D503FC" w:rsidRDefault="009037A7" w:rsidP="00E905B8">
            <w:pPr>
              <w:spacing w:after="120"/>
            </w:pPr>
            <w:r w:rsidRPr="00D503FC">
              <w:t>(</w:t>
            </w:r>
            <w:r w:rsidRPr="00D503FC">
              <w:sym w:font="Symbol" w:char="F0A5"/>
            </w:r>
            <w:r w:rsidRPr="00D503FC">
              <w:t>, −)</w:t>
            </w:r>
          </w:p>
        </w:tc>
        <w:tc>
          <w:tcPr>
            <w:tcW w:w="976" w:type="dxa"/>
            <w:shd w:val="clear" w:color="auto" w:fill="auto"/>
          </w:tcPr>
          <w:p w:rsidR="009037A7" w:rsidRPr="00D503FC" w:rsidRDefault="009037A7" w:rsidP="00E905B8">
            <w:pPr>
              <w:spacing w:after="120"/>
            </w:pPr>
            <w:r w:rsidRPr="00D503FC">
              <w:t>(</w:t>
            </w:r>
            <w:r w:rsidRPr="00D503FC">
              <w:sym w:font="Symbol" w:char="F0A5"/>
            </w:r>
            <w:r w:rsidRPr="00D503FC">
              <w:t>, −)</w:t>
            </w:r>
          </w:p>
        </w:tc>
        <w:tc>
          <w:tcPr>
            <w:tcW w:w="976" w:type="dxa"/>
            <w:shd w:val="clear" w:color="auto" w:fill="auto"/>
          </w:tcPr>
          <w:p w:rsidR="009037A7" w:rsidRPr="00D503FC" w:rsidRDefault="009037A7" w:rsidP="00E905B8">
            <w:pPr>
              <w:spacing w:after="120"/>
            </w:pPr>
            <w:r w:rsidRPr="00D503FC">
              <w:t>(</w:t>
            </w:r>
            <w:r w:rsidRPr="00D503FC">
              <w:sym w:font="Symbol" w:char="F0A5"/>
            </w:r>
            <w:r w:rsidRPr="00D503FC">
              <w:t>, −)</w:t>
            </w:r>
          </w:p>
        </w:tc>
        <w:tc>
          <w:tcPr>
            <w:tcW w:w="976" w:type="dxa"/>
            <w:shd w:val="clear" w:color="auto" w:fill="auto"/>
          </w:tcPr>
          <w:p w:rsidR="009037A7" w:rsidRPr="00D503FC" w:rsidRDefault="009037A7" w:rsidP="00E905B8">
            <w:pPr>
              <w:spacing w:after="120"/>
            </w:pPr>
            <w:r w:rsidRPr="00D503FC">
              <w:t>(</w:t>
            </w:r>
            <w:r w:rsidRPr="00D503FC">
              <w:sym w:font="Symbol" w:char="F0A5"/>
            </w:r>
            <w:r w:rsidRPr="00D503FC">
              <w:t>, −)</w:t>
            </w:r>
          </w:p>
        </w:tc>
        <w:tc>
          <w:tcPr>
            <w:tcW w:w="976" w:type="dxa"/>
            <w:shd w:val="clear" w:color="auto" w:fill="auto"/>
          </w:tcPr>
          <w:p w:rsidR="009037A7" w:rsidRPr="00D503FC" w:rsidRDefault="009037A7" w:rsidP="00E905B8">
            <w:pPr>
              <w:spacing w:after="120"/>
            </w:pPr>
            <w:r w:rsidRPr="00D503FC">
              <w:t>(</w:t>
            </w:r>
            <w:r w:rsidRPr="00D503FC">
              <w:sym w:font="Symbol" w:char="F0A5"/>
            </w:r>
            <w:r w:rsidRPr="00D503FC">
              <w:t>, −)</w:t>
            </w:r>
          </w:p>
        </w:tc>
      </w:tr>
      <w:tr w:rsidR="00DD6687" w:rsidRPr="00D503FC" w:rsidTr="007A125A">
        <w:tc>
          <w:tcPr>
            <w:tcW w:w="1803" w:type="dxa"/>
            <w:shd w:val="clear" w:color="auto" w:fill="auto"/>
          </w:tcPr>
          <w:p w:rsidR="009037A7" w:rsidRPr="00D503FC" w:rsidRDefault="009037A7" w:rsidP="00E905B8">
            <w:pPr>
              <w:spacing w:after="120"/>
            </w:pPr>
          </w:p>
        </w:tc>
        <w:tc>
          <w:tcPr>
            <w:tcW w:w="1887" w:type="dxa"/>
            <w:shd w:val="clear" w:color="auto" w:fill="auto"/>
          </w:tcPr>
          <w:p w:rsidR="009037A7" w:rsidRPr="00D503FC" w:rsidRDefault="009037A7" w:rsidP="00E905B8">
            <w:pPr>
              <w:spacing w:after="120"/>
            </w:pP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jc w:val="center"/>
            </w:pPr>
            <w:r w:rsidRPr="00D503FC">
              <w:sym w:font="Symbol" w:char="F0DF"/>
            </w:r>
          </w:p>
        </w:tc>
        <w:tc>
          <w:tcPr>
            <w:tcW w:w="976" w:type="dxa"/>
            <w:shd w:val="clear" w:color="auto" w:fill="auto"/>
          </w:tcPr>
          <w:p w:rsidR="009037A7" w:rsidRPr="00D503FC" w:rsidRDefault="009037A7" w:rsidP="00E905B8">
            <w:pPr>
              <w:spacing w:after="120"/>
            </w:pPr>
          </w:p>
        </w:tc>
      </w:tr>
      <w:tr w:rsidR="00DD6687" w:rsidRPr="00D503FC" w:rsidTr="007A125A">
        <w:tc>
          <w:tcPr>
            <w:tcW w:w="1803" w:type="dxa"/>
            <w:shd w:val="clear" w:color="auto" w:fill="auto"/>
          </w:tcPr>
          <w:p w:rsidR="009037A7" w:rsidRPr="00D503FC" w:rsidRDefault="009037A7" w:rsidP="00E905B8">
            <w:pPr>
              <w:spacing w:after="120"/>
            </w:pPr>
            <w:r w:rsidRPr="00D503FC">
              <w:t>{1, 2, 3, 4, 5, 6}</w:t>
            </w:r>
          </w:p>
        </w:tc>
        <w:tc>
          <w:tcPr>
            <w:tcW w:w="1887" w:type="dxa"/>
            <w:shd w:val="clear" w:color="auto" w:fill="auto"/>
          </w:tcPr>
          <w:p w:rsidR="009037A7" w:rsidRPr="00D503FC" w:rsidRDefault="009037A7" w:rsidP="00E905B8">
            <w:pPr>
              <w:spacing w:after="120"/>
            </w:pPr>
            <w:r w:rsidRPr="00D503FC">
              <w:t>{5}</w:t>
            </w:r>
          </w:p>
        </w:tc>
        <w:tc>
          <w:tcPr>
            <w:tcW w:w="872" w:type="dxa"/>
            <w:shd w:val="clear" w:color="auto" w:fill="auto"/>
          </w:tcPr>
          <w:p w:rsidR="009037A7" w:rsidRPr="00D503FC" w:rsidRDefault="009037A7" w:rsidP="00E905B8">
            <w:pPr>
              <w:spacing w:after="120"/>
            </w:pPr>
            <w:r w:rsidRPr="00D503FC">
              <w:t>(  )</w:t>
            </w:r>
          </w:p>
        </w:tc>
        <w:tc>
          <w:tcPr>
            <w:tcW w:w="976" w:type="dxa"/>
            <w:shd w:val="clear" w:color="auto" w:fill="auto"/>
          </w:tcPr>
          <w:p w:rsidR="009037A7" w:rsidRPr="00D503FC" w:rsidRDefault="009037A7" w:rsidP="00E905B8">
            <w:pPr>
              <w:spacing w:after="120"/>
            </w:pPr>
            <w:r w:rsidRPr="00D503FC">
              <w:t>(90, 5)</w:t>
            </w:r>
          </w:p>
        </w:tc>
        <w:tc>
          <w:tcPr>
            <w:tcW w:w="976" w:type="dxa"/>
            <w:shd w:val="clear" w:color="auto" w:fill="auto"/>
          </w:tcPr>
          <w:p w:rsidR="009037A7" w:rsidRPr="00D503FC" w:rsidRDefault="009037A7" w:rsidP="00E905B8">
            <w:pPr>
              <w:spacing w:after="120"/>
            </w:pPr>
            <w:r w:rsidRPr="00D503FC">
              <w:t>(73, 5)</w:t>
            </w:r>
          </w:p>
        </w:tc>
        <w:tc>
          <w:tcPr>
            <w:tcW w:w="976" w:type="dxa"/>
            <w:shd w:val="clear" w:color="auto" w:fill="auto"/>
          </w:tcPr>
          <w:p w:rsidR="009037A7" w:rsidRPr="00D503FC" w:rsidRDefault="009037A7" w:rsidP="00E905B8">
            <w:pPr>
              <w:spacing w:after="120"/>
            </w:pPr>
            <w:r w:rsidRPr="00D503FC">
              <w:t>(77, 5)</w:t>
            </w:r>
          </w:p>
        </w:tc>
        <w:tc>
          <w:tcPr>
            <w:tcW w:w="976" w:type="dxa"/>
            <w:shd w:val="clear" w:color="auto" w:fill="auto"/>
          </w:tcPr>
          <w:p w:rsidR="009037A7" w:rsidRPr="00D503FC" w:rsidRDefault="009037A7" w:rsidP="00E905B8">
            <w:pPr>
              <w:spacing w:after="120"/>
            </w:pPr>
            <w:r w:rsidRPr="00D503FC">
              <w:t>(60, 5)</w:t>
            </w:r>
          </w:p>
        </w:tc>
        <w:tc>
          <w:tcPr>
            <w:tcW w:w="976" w:type="dxa"/>
            <w:shd w:val="clear" w:color="auto" w:fill="auto"/>
          </w:tcPr>
          <w:p w:rsidR="009037A7" w:rsidRPr="00D503FC" w:rsidRDefault="009037A7" w:rsidP="00E905B8">
            <w:pPr>
              <w:spacing w:after="120"/>
            </w:pPr>
            <w:r w:rsidRPr="00D503FC">
              <w:t>(80, 5)</w:t>
            </w:r>
          </w:p>
        </w:tc>
      </w:tr>
      <w:tr w:rsidR="00DD6687" w:rsidRPr="00D503FC" w:rsidTr="007A125A">
        <w:tc>
          <w:tcPr>
            <w:tcW w:w="1803" w:type="dxa"/>
            <w:shd w:val="clear" w:color="auto" w:fill="auto"/>
          </w:tcPr>
          <w:p w:rsidR="009037A7" w:rsidRPr="00D503FC" w:rsidRDefault="009037A7" w:rsidP="00E905B8">
            <w:pPr>
              <w:spacing w:after="120"/>
            </w:pPr>
          </w:p>
        </w:tc>
        <w:tc>
          <w:tcPr>
            <w:tcW w:w="1887" w:type="dxa"/>
            <w:shd w:val="clear" w:color="auto" w:fill="auto"/>
          </w:tcPr>
          <w:p w:rsidR="009037A7" w:rsidRPr="00D503FC" w:rsidRDefault="009037A7" w:rsidP="00E905B8">
            <w:pPr>
              <w:spacing w:after="120"/>
            </w:pP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jc w:val="center"/>
            </w:pPr>
            <w:r w:rsidRPr="00D503FC">
              <w:sym w:font="Symbol" w:char="F0DF"/>
            </w: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r>
      <w:tr w:rsidR="00DD6687" w:rsidRPr="00D503FC" w:rsidTr="007A125A">
        <w:tc>
          <w:tcPr>
            <w:tcW w:w="1803" w:type="dxa"/>
            <w:shd w:val="clear" w:color="auto" w:fill="auto"/>
          </w:tcPr>
          <w:p w:rsidR="009037A7" w:rsidRPr="00D503FC" w:rsidRDefault="009037A7" w:rsidP="00E905B8">
            <w:pPr>
              <w:spacing w:after="120"/>
            </w:pPr>
            <w:r w:rsidRPr="00D503FC">
              <w:t>{1, 2, 3, 6}</w:t>
            </w:r>
          </w:p>
        </w:tc>
        <w:tc>
          <w:tcPr>
            <w:tcW w:w="1887" w:type="dxa"/>
            <w:shd w:val="clear" w:color="auto" w:fill="auto"/>
          </w:tcPr>
          <w:p w:rsidR="009037A7" w:rsidRPr="00D503FC" w:rsidRDefault="009037A7" w:rsidP="00E905B8">
            <w:pPr>
              <w:spacing w:after="120"/>
            </w:pPr>
            <w:r w:rsidRPr="00D503FC">
              <w:t>{4, 5}</w:t>
            </w: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r w:rsidRPr="00D503FC">
              <w:t>(90, 5)</w:t>
            </w:r>
          </w:p>
        </w:tc>
        <w:tc>
          <w:tcPr>
            <w:tcW w:w="976" w:type="dxa"/>
            <w:shd w:val="clear" w:color="auto" w:fill="auto"/>
          </w:tcPr>
          <w:p w:rsidR="009037A7" w:rsidRPr="00D503FC" w:rsidRDefault="009037A7" w:rsidP="00E905B8">
            <w:pPr>
              <w:spacing w:after="120"/>
            </w:pPr>
            <w:r w:rsidRPr="00D503FC">
              <w:t>(73, 5)</w:t>
            </w:r>
          </w:p>
        </w:tc>
        <w:tc>
          <w:tcPr>
            <w:tcW w:w="976" w:type="dxa"/>
            <w:shd w:val="clear" w:color="auto" w:fill="auto"/>
          </w:tcPr>
          <w:p w:rsidR="009037A7" w:rsidRPr="00D503FC" w:rsidRDefault="009037A7" w:rsidP="00E905B8">
            <w:pPr>
              <w:spacing w:after="120"/>
            </w:pPr>
            <w:r w:rsidRPr="00D503FC">
              <w:t>(77, 5)</w:t>
            </w: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r w:rsidRPr="00D503FC">
              <w:t>(80, 5)</w:t>
            </w:r>
          </w:p>
        </w:tc>
      </w:tr>
      <w:tr w:rsidR="00DD6687" w:rsidRPr="00D503FC" w:rsidTr="007A125A">
        <w:tc>
          <w:tcPr>
            <w:tcW w:w="1803" w:type="dxa"/>
            <w:shd w:val="clear" w:color="auto" w:fill="auto"/>
          </w:tcPr>
          <w:p w:rsidR="009037A7" w:rsidRPr="00D503FC" w:rsidRDefault="009037A7" w:rsidP="00E905B8">
            <w:pPr>
              <w:spacing w:after="120"/>
            </w:pPr>
          </w:p>
        </w:tc>
        <w:tc>
          <w:tcPr>
            <w:tcW w:w="1887" w:type="dxa"/>
            <w:shd w:val="clear" w:color="auto" w:fill="auto"/>
          </w:tcPr>
          <w:p w:rsidR="009037A7" w:rsidRPr="00D503FC" w:rsidRDefault="009037A7" w:rsidP="00E905B8">
            <w:pPr>
              <w:spacing w:after="120"/>
            </w:pP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jc w:val="center"/>
            </w:pPr>
            <w:r w:rsidRPr="00D503FC">
              <w:sym w:font="Symbol" w:char="F0DF"/>
            </w: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r>
      <w:tr w:rsidR="00DD6687" w:rsidRPr="00D503FC" w:rsidTr="007A125A">
        <w:tc>
          <w:tcPr>
            <w:tcW w:w="1803" w:type="dxa"/>
            <w:shd w:val="clear" w:color="auto" w:fill="auto"/>
          </w:tcPr>
          <w:p w:rsidR="009037A7" w:rsidRPr="00D503FC" w:rsidRDefault="009037A7" w:rsidP="00E905B8">
            <w:pPr>
              <w:spacing w:after="120"/>
            </w:pPr>
            <w:r w:rsidRPr="00D503FC">
              <w:t>{1, 3, 6}</w:t>
            </w:r>
          </w:p>
        </w:tc>
        <w:tc>
          <w:tcPr>
            <w:tcW w:w="1887" w:type="dxa"/>
            <w:shd w:val="clear" w:color="auto" w:fill="auto"/>
          </w:tcPr>
          <w:p w:rsidR="009037A7" w:rsidRPr="00D503FC" w:rsidRDefault="009037A7" w:rsidP="00E905B8">
            <w:pPr>
              <w:spacing w:after="120"/>
            </w:pPr>
            <w:r w:rsidRPr="00D503FC">
              <w:t>{2, 4, 5}</w:t>
            </w: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r w:rsidRPr="00D503FC">
              <w:t>(90, 5)</w:t>
            </w: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r w:rsidRPr="00D503FC">
              <w:t>(77, 5)</w:t>
            </w: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r w:rsidRPr="00D503FC">
              <w:t>(80, 5)</w:t>
            </w:r>
          </w:p>
        </w:tc>
      </w:tr>
      <w:tr w:rsidR="00DD6687" w:rsidRPr="00D503FC" w:rsidTr="007A125A">
        <w:tc>
          <w:tcPr>
            <w:tcW w:w="1803" w:type="dxa"/>
            <w:shd w:val="clear" w:color="auto" w:fill="auto"/>
          </w:tcPr>
          <w:p w:rsidR="009037A7" w:rsidRPr="00D503FC" w:rsidRDefault="009037A7" w:rsidP="00E905B8">
            <w:pPr>
              <w:spacing w:after="120"/>
            </w:pPr>
          </w:p>
        </w:tc>
        <w:tc>
          <w:tcPr>
            <w:tcW w:w="1887" w:type="dxa"/>
            <w:shd w:val="clear" w:color="auto" w:fill="auto"/>
          </w:tcPr>
          <w:p w:rsidR="009037A7" w:rsidRPr="00D503FC" w:rsidRDefault="009037A7" w:rsidP="00E905B8">
            <w:pPr>
              <w:spacing w:after="120"/>
            </w:pP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jc w:val="center"/>
            </w:pPr>
            <w:r w:rsidRPr="00D503FC">
              <w:sym w:font="Symbol" w:char="F0DF"/>
            </w:r>
          </w:p>
        </w:tc>
      </w:tr>
      <w:tr w:rsidR="00DD6687" w:rsidRPr="00D503FC" w:rsidTr="007A125A">
        <w:tc>
          <w:tcPr>
            <w:tcW w:w="1803" w:type="dxa"/>
            <w:shd w:val="clear" w:color="auto" w:fill="auto"/>
          </w:tcPr>
          <w:p w:rsidR="009037A7" w:rsidRPr="00D503FC" w:rsidRDefault="009037A7" w:rsidP="00E905B8">
            <w:pPr>
              <w:spacing w:after="120"/>
            </w:pPr>
            <w:r w:rsidRPr="00D503FC">
              <w:t>{1, 6}</w:t>
            </w:r>
          </w:p>
        </w:tc>
        <w:tc>
          <w:tcPr>
            <w:tcW w:w="1887" w:type="dxa"/>
            <w:shd w:val="clear" w:color="auto" w:fill="auto"/>
          </w:tcPr>
          <w:p w:rsidR="009037A7" w:rsidRPr="00D503FC" w:rsidRDefault="009037A7" w:rsidP="00E905B8">
            <w:pPr>
              <w:spacing w:after="120"/>
            </w:pPr>
            <w:r w:rsidRPr="00D503FC">
              <w:t>{2, 3, 4, 5}</w:t>
            </w: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r w:rsidRPr="00D503FC">
              <w:t>(90, 5)</w:t>
            </w: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r w:rsidRPr="00D503FC">
              <w:t>(80, 5)</w:t>
            </w:r>
          </w:p>
        </w:tc>
      </w:tr>
      <w:tr w:rsidR="00DD6687" w:rsidRPr="00D503FC" w:rsidTr="007A125A">
        <w:tc>
          <w:tcPr>
            <w:tcW w:w="1803" w:type="dxa"/>
            <w:shd w:val="clear" w:color="auto" w:fill="auto"/>
          </w:tcPr>
          <w:p w:rsidR="009037A7" w:rsidRPr="00D503FC" w:rsidRDefault="009037A7" w:rsidP="00E905B8">
            <w:pPr>
              <w:spacing w:after="120"/>
            </w:pPr>
          </w:p>
        </w:tc>
        <w:tc>
          <w:tcPr>
            <w:tcW w:w="1887" w:type="dxa"/>
            <w:shd w:val="clear" w:color="auto" w:fill="auto"/>
          </w:tcPr>
          <w:p w:rsidR="009037A7" w:rsidRPr="00D503FC" w:rsidRDefault="009037A7" w:rsidP="00E905B8">
            <w:pPr>
              <w:spacing w:after="120"/>
            </w:pP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jc w:val="center"/>
            </w:pPr>
            <w:r w:rsidRPr="00D503FC">
              <w:sym w:font="Symbol" w:char="F0DF"/>
            </w: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r>
      <w:tr w:rsidR="00DD6687" w:rsidRPr="00D503FC" w:rsidTr="007A125A">
        <w:tc>
          <w:tcPr>
            <w:tcW w:w="1803" w:type="dxa"/>
            <w:shd w:val="clear" w:color="auto" w:fill="auto"/>
          </w:tcPr>
          <w:p w:rsidR="009037A7" w:rsidRPr="00D503FC" w:rsidRDefault="009037A7" w:rsidP="00E905B8">
            <w:pPr>
              <w:spacing w:after="120"/>
            </w:pPr>
            <w:r w:rsidRPr="00D503FC">
              <w:t>{1}</w:t>
            </w:r>
          </w:p>
        </w:tc>
        <w:tc>
          <w:tcPr>
            <w:tcW w:w="1887" w:type="dxa"/>
            <w:shd w:val="clear" w:color="auto" w:fill="auto"/>
          </w:tcPr>
          <w:p w:rsidR="009037A7" w:rsidRPr="00D503FC" w:rsidRDefault="009037A7" w:rsidP="00E905B8">
            <w:pPr>
              <w:spacing w:after="120"/>
            </w:pPr>
            <w:r w:rsidRPr="00D503FC">
              <w:t>{1, 2, 3, 4, 5, 6}</w:t>
            </w: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r w:rsidRPr="00D503FC">
              <w:t>(90, 5)</w:t>
            </w: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r>
      <w:tr w:rsidR="00DD6687" w:rsidRPr="00D503FC" w:rsidTr="007A125A">
        <w:tc>
          <w:tcPr>
            <w:tcW w:w="1803" w:type="dxa"/>
            <w:shd w:val="clear" w:color="auto" w:fill="auto"/>
          </w:tcPr>
          <w:p w:rsidR="009037A7" w:rsidRPr="00D503FC" w:rsidRDefault="009037A7" w:rsidP="00E905B8">
            <w:pPr>
              <w:spacing w:after="120"/>
            </w:pPr>
            <w:r w:rsidRPr="00D503FC">
              <w:t>{}</w:t>
            </w:r>
          </w:p>
        </w:tc>
        <w:tc>
          <w:tcPr>
            <w:tcW w:w="1887" w:type="dxa"/>
            <w:shd w:val="clear" w:color="auto" w:fill="auto"/>
          </w:tcPr>
          <w:p w:rsidR="009037A7" w:rsidRPr="00D503FC" w:rsidRDefault="009037A7" w:rsidP="00E905B8">
            <w:pPr>
              <w:spacing w:after="120"/>
            </w:pPr>
            <w:r w:rsidRPr="00D503FC">
              <w:t>{1, 2, 3, 4, 5, 6}</w:t>
            </w:r>
          </w:p>
        </w:tc>
        <w:tc>
          <w:tcPr>
            <w:tcW w:w="872"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c>
          <w:tcPr>
            <w:tcW w:w="976" w:type="dxa"/>
            <w:shd w:val="clear" w:color="auto" w:fill="auto"/>
          </w:tcPr>
          <w:p w:rsidR="009037A7" w:rsidRPr="00D503FC" w:rsidRDefault="009037A7" w:rsidP="00E905B8">
            <w:pPr>
              <w:spacing w:after="120"/>
            </w:pPr>
          </w:p>
        </w:tc>
      </w:tr>
    </w:tbl>
    <w:p w:rsidR="00AF0ABC" w:rsidRPr="00D503FC" w:rsidRDefault="00AF0ABC" w:rsidP="00E905B8">
      <w:pPr>
        <w:spacing w:after="120"/>
      </w:pPr>
    </w:p>
    <w:p w:rsidR="009037A7" w:rsidRPr="00D503FC" w:rsidRDefault="009037A7" w:rsidP="00E905B8">
      <w:pPr>
        <w:spacing w:after="120"/>
      </w:pPr>
      <w:r w:rsidRPr="00D503FC">
        <w:lastRenderedPageBreak/>
        <w:sym w:font="Symbol" w:char="F02A"/>
      </w:r>
      <w:r w:rsidRPr="00D503FC">
        <w:tab/>
        <w:t>Unvisited nodes indicate that the node has not yet processed/reached.</w:t>
      </w:r>
    </w:p>
    <w:p w:rsidR="009037A7" w:rsidRPr="00D503FC" w:rsidRDefault="009037A7" w:rsidP="00E905B8">
      <w:pPr>
        <w:spacing w:after="120"/>
      </w:pPr>
      <w:r w:rsidRPr="00D503FC">
        <w:sym w:font="Symbol" w:char="F02A"/>
      </w:r>
      <w:r w:rsidRPr="00D503FC">
        <w:tab/>
        <w:t xml:space="preserve">5 </w:t>
      </w:r>
      <w:r w:rsidR="0001048A" w:rsidRPr="00D503FC">
        <w:t xml:space="preserve">being </w:t>
      </w:r>
      <w:r w:rsidRPr="00D503FC">
        <w:t xml:space="preserve">the initialized </w:t>
      </w:r>
      <w:r w:rsidR="004C25E5" w:rsidRPr="00D503FC">
        <w:t>v</w:t>
      </w:r>
      <w:r w:rsidRPr="00D503FC">
        <w:t>ertex</w:t>
      </w:r>
      <w:r w:rsidR="004535E5" w:rsidRPr="00D503FC">
        <w:t>,</w:t>
      </w:r>
      <w:r w:rsidRPr="00D503FC">
        <w:t xml:space="preserve"> it is chosen first as the visited node.</w:t>
      </w:r>
    </w:p>
    <w:p w:rsidR="009037A7" w:rsidRPr="00D503FC" w:rsidRDefault="009037A7" w:rsidP="00E905B8">
      <w:pPr>
        <w:spacing w:after="120"/>
      </w:pPr>
      <w:r w:rsidRPr="00D503FC">
        <w:sym w:font="Symbol" w:char="F02A"/>
      </w:r>
      <w:r w:rsidRPr="00D503FC">
        <w:tab/>
        <w:t>Using the algorithm</w:t>
      </w:r>
      <w:r w:rsidR="004535E5" w:rsidRPr="00D503FC">
        <w:t>,</w:t>
      </w:r>
      <w:r w:rsidRPr="00D503FC">
        <w:t xml:space="preserve"> the cost from </w:t>
      </w:r>
      <w:r w:rsidR="004C25E5" w:rsidRPr="00D503FC">
        <w:rPr>
          <w:i/>
        </w:rPr>
        <w:t>v</w:t>
      </w:r>
      <w:r w:rsidRPr="00D503FC">
        <w:rPr>
          <w:vertAlign w:val="subscript"/>
        </w:rPr>
        <w:t>5</w:t>
      </w:r>
      <w:r w:rsidRPr="00D503FC">
        <w:t xml:space="preserve"> to all searchable nodes is calculated.</w:t>
      </w:r>
    </w:p>
    <w:p w:rsidR="009037A7" w:rsidRPr="00D503FC" w:rsidRDefault="009037A7" w:rsidP="00E905B8">
      <w:pPr>
        <w:spacing w:after="120"/>
      </w:pPr>
      <w:r w:rsidRPr="00D503FC">
        <w:sym w:font="Symbol" w:char="F02A"/>
      </w:r>
      <w:r w:rsidRPr="00D503FC">
        <w:tab/>
        <w:t>Then</w:t>
      </w:r>
      <w:r w:rsidR="004535E5" w:rsidRPr="00D503FC">
        <w:t>,</w:t>
      </w:r>
      <w:r w:rsidRPr="00D503FC">
        <w:t xml:space="preserve"> the neighbor </w:t>
      </w:r>
      <w:r w:rsidR="004C25E5" w:rsidRPr="00D503FC">
        <w:t>v</w:t>
      </w:r>
      <w:r w:rsidRPr="00D503FC">
        <w:t xml:space="preserve">ertex in the lowest path is chosen as </w:t>
      </w:r>
      <w:r w:rsidR="004535E5" w:rsidRPr="00D503FC">
        <w:t xml:space="preserve">the </w:t>
      </w:r>
      <w:r w:rsidRPr="00D503FC">
        <w:t>next vertex [Here</w:t>
      </w:r>
      <w:r w:rsidR="004535E5" w:rsidRPr="00D503FC">
        <w:t>,</w:t>
      </w:r>
      <w:r w:rsidRPr="00D503FC">
        <w:t xml:space="preserve"> </w:t>
      </w:r>
      <w:r w:rsidR="004C25E5" w:rsidRPr="00D503FC">
        <w:t>v</w:t>
      </w:r>
      <w:r w:rsidRPr="00D503FC">
        <w:t>ertex 4 with cost 60 is chosen]</w:t>
      </w:r>
      <w:r w:rsidR="004C25E5" w:rsidRPr="00D503FC">
        <w:t>.</w:t>
      </w:r>
    </w:p>
    <w:p w:rsidR="009037A7" w:rsidRPr="00D503FC" w:rsidRDefault="009037A7" w:rsidP="00E905B8">
      <w:pPr>
        <w:spacing w:after="120"/>
      </w:pPr>
      <w:r w:rsidRPr="00D503FC">
        <w:sym w:font="Symbol" w:char="F02A"/>
      </w:r>
      <w:r w:rsidRPr="00D503FC">
        <w:tab/>
        <w:t>Then</w:t>
      </w:r>
      <w:r w:rsidR="004535E5" w:rsidRPr="00D503FC">
        <w:t>,</w:t>
      </w:r>
      <w:r w:rsidRPr="00D503FC">
        <w:t xml:space="preserve"> using the conditional </w:t>
      </w:r>
      <w:r w:rsidR="004C25E5" w:rsidRPr="00D503FC">
        <w:t>stat</w:t>
      </w:r>
      <w:r w:rsidRPr="00D503FC">
        <w:t>ements</w:t>
      </w:r>
      <w:r w:rsidR="004C25E5" w:rsidRPr="00D503FC">
        <w:t>,</w:t>
      </w:r>
    </w:p>
    <w:p w:rsidR="009037A7" w:rsidRPr="00D503FC" w:rsidRDefault="00D503FC" w:rsidP="00E905B8">
      <w:pPr>
        <w:spacing w:after="120"/>
      </w:pPr>
      <w:r w:rsidRPr="00D503FC">
        <w:rPr>
          <w:noProof/>
        </w:rPr>
        <w:drawing>
          <wp:anchor distT="0" distB="0" distL="114300" distR="114300" simplePos="0" relativeHeight="251677696" behindDoc="0" locked="0" layoutInCell="1" allowOverlap="1" wp14:anchorId="17E0E03C" wp14:editId="2907103A">
            <wp:simplePos x="0" y="0"/>
            <wp:positionH relativeFrom="column">
              <wp:posOffset>3950335</wp:posOffset>
            </wp:positionH>
            <wp:positionV relativeFrom="paragraph">
              <wp:posOffset>91440</wp:posOffset>
            </wp:positionV>
            <wp:extent cx="1595755" cy="1259205"/>
            <wp:effectExtent l="0" t="0" r="4445" b="0"/>
            <wp:wrapSquare wrapText="bothSides"/>
            <wp:docPr id="15" name="Picture 15" descr="C:\fms\NEAPOLITAN_COMPLETE_SOUTIONS\JPEG (Ch04)\f01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fms\NEAPOLITAN_COMPLETE_SOUTIONS\JPEG (Ch04)\f01_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5755" cy="1259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37A7" w:rsidRPr="00D503FC" w:rsidRDefault="009037A7" w:rsidP="00E905B8">
      <w:pPr>
        <w:spacing w:after="120"/>
      </w:pPr>
      <w:r w:rsidRPr="00D503FC">
        <w:t>From the table</w:t>
      </w:r>
      <w:r w:rsidR="003C02E4" w:rsidRPr="00D503FC">
        <w:t>,</w:t>
      </w:r>
      <w:r w:rsidRPr="00D503FC">
        <w:t xml:space="preserve"> the following </w:t>
      </w:r>
      <w:r w:rsidR="0093326B" w:rsidRPr="00D503FC">
        <w:t>g</w:t>
      </w:r>
      <w:r w:rsidR="00DD6687" w:rsidRPr="00D503FC">
        <w:t>raph is drawn:</w:t>
      </w:r>
    </w:p>
    <w:p w:rsidR="000A41ED" w:rsidRPr="00D503FC" w:rsidRDefault="000A41ED" w:rsidP="00E905B8">
      <w:pPr>
        <w:spacing w:after="120"/>
      </w:pPr>
    </w:p>
    <w:p w:rsidR="00291916" w:rsidRPr="00D503FC" w:rsidRDefault="00291916" w:rsidP="00E905B8">
      <w:pPr>
        <w:spacing w:after="120"/>
        <w:ind w:hanging="450"/>
        <w:rPr>
          <w:b/>
        </w:rPr>
      </w:pPr>
    </w:p>
    <w:p w:rsidR="00A46224" w:rsidRDefault="00A46224" w:rsidP="009F2E60">
      <w:pPr>
        <w:spacing w:after="120"/>
        <w:rPr>
          <w:b/>
        </w:rPr>
      </w:pPr>
    </w:p>
    <w:p w:rsidR="00A46224" w:rsidRDefault="00A46224" w:rsidP="009F2E60">
      <w:pPr>
        <w:spacing w:after="120"/>
        <w:rPr>
          <w:b/>
        </w:rPr>
      </w:pPr>
    </w:p>
    <w:p w:rsidR="00A46224" w:rsidRDefault="00A46224" w:rsidP="009F2E60">
      <w:pPr>
        <w:spacing w:after="120"/>
        <w:rPr>
          <w:b/>
        </w:rPr>
      </w:pPr>
    </w:p>
    <w:p w:rsidR="00A46224" w:rsidRDefault="00A46224" w:rsidP="009F2E60">
      <w:pPr>
        <w:spacing w:after="120"/>
        <w:rPr>
          <w:b/>
        </w:rPr>
      </w:pPr>
    </w:p>
    <w:p w:rsidR="00250E26" w:rsidRDefault="00250E26" w:rsidP="009F2E60">
      <w:pPr>
        <w:spacing w:after="120"/>
        <w:rPr>
          <w:b/>
        </w:rPr>
      </w:pPr>
    </w:p>
    <w:p w:rsidR="0002322B" w:rsidRDefault="00291916" w:rsidP="009F2E60">
      <w:pPr>
        <w:spacing w:after="120"/>
      </w:pPr>
      <w:r w:rsidRPr="00E905B8">
        <w:rPr>
          <w:b/>
        </w:rPr>
        <w:t>13)</w:t>
      </w:r>
      <w:r w:rsidRPr="00E905B8">
        <w:t xml:space="preserve"> </w:t>
      </w:r>
      <w:r w:rsidR="0002322B" w:rsidRPr="00E905B8">
        <w:t xml:space="preserve">Use Dijkstra’s </w:t>
      </w:r>
      <w:r w:rsidR="003C02E4" w:rsidRPr="00E905B8">
        <w:t>a</w:t>
      </w:r>
      <w:r w:rsidR="0002322B" w:rsidRPr="00E905B8">
        <w:t xml:space="preserve">lgorithm to find the shortest paths from vertex </w:t>
      </w:r>
      <w:r w:rsidR="003C02E4" w:rsidRPr="00E905B8">
        <w:rPr>
          <w:i/>
        </w:rPr>
        <w:t>v</w:t>
      </w:r>
      <w:r w:rsidR="0002322B" w:rsidRPr="00E905B8">
        <w:rPr>
          <w:vertAlign w:val="subscript"/>
        </w:rPr>
        <w:t>4</w:t>
      </w:r>
      <w:r w:rsidR="0002322B" w:rsidRPr="00E905B8">
        <w:t xml:space="preserve"> to all other vertices of the </w:t>
      </w:r>
      <w:r w:rsidR="0093326B" w:rsidRPr="00E905B8">
        <w:t>g</w:t>
      </w:r>
      <w:r w:rsidR="0002322B" w:rsidRPr="00E905B8">
        <w:t xml:space="preserve">raph shown in </w:t>
      </w:r>
      <w:r w:rsidR="003C02E4" w:rsidRPr="00E905B8">
        <w:t xml:space="preserve">the </w:t>
      </w:r>
      <w:r w:rsidR="0002322B" w:rsidRPr="00E905B8">
        <w:t>figure. Show the actions step by step. Assume that each undirected edge represent</w:t>
      </w:r>
      <w:r w:rsidR="004535E5" w:rsidRPr="00E905B8">
        <w:t>s</w:t>
      </w:r>
      <w:r w:rsidR="0002322B" w:rsidRPr="00E905B8">
        <w:t xml:space="preserve"> two directed edges with the same weight.</w:t>
      </w:r>
    </w:p>
    <w:p w:rsidR="00250E26" w:rsidRPr="009F2E60" w:rsidRDefault="00250E26" w:rsidP="009F2E60">
      <w:pPr>
        <w:spacing w:after="120"/>
        <w:rPr>
          <w:b/>
        </w:rPr>
      </w:pPr>
    </w:p>
    <w:p w:rsidR="0002322B" w:rsidRDefault="004A31C6" w:rsidP="00E905B8">
      <w:pPr>
        <w:spacing w:after="120"/>
        <w:jc w:val="center"/>
      </w:pPr>
      <w:r w:rsidRPr="00E905B8">
        <w:rPr>
          <w:noProof/>
        </w:rPr>
        <w:drawing>
          <wp:inline distT="0" distB="0" distL="0" distR="0" wp14:anchorId="35AB53C9" wp14:editId="08BA05DD">
            <wp:extent cx="2326943" cy="133067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27984" cy="1331272"/>
                    </a:xfrm>
                    <a:prstGeom prst="rect">
                      <a:avLst/>
                    </a:prstGeom>
                  </pic:spPr>
                </pic:pic>
              </a:graphicData>
            </a:graphic>
          </wp:inline>
        </w:drawing>
      </w:r>
    </w:p>
    <w:p w:rsidR="00A46224" w:rsidRDefault="00A46224" w:rsidP="00E905B8">
      <w:pPr>
        <w:spacing w:after="120"/>
        <w:jc w:val="center"/>
      </w:pPr>
    </w:p>
    <w:p w:rsidR="00A46224" w:rsidRDefault="00A46224" w:rsidP="00E905B8">
      <w:pPr>
        <w:spacing w:after="120"/>
        <w:jc w:val="center"/>
      </w:pPr>
    </w:p>
    <w:p w:rsidR="00A46224" w:rsidRDefault="00A46224" w:rsidP="00E905B8">
      <w:pPr>
        <w:spacing w:after="120"/>
        <w:jc w:val="center"/>
      </w:pPr>
    </w:p>
    <w:p w:rsidR="00A46224" w:rsidRDefault="00A46224" w:rsidP="00E905B8">
      <w:pPr>
        <w:spacing w:after="120"/>
        <w:jc w:val="center"/>
      </w:pPr>
    </w:p>
    <w:p w:rsidR="00A46224" w:rsidRDefault="00A46224" w:rsidP="00E905B8">
      <w:pPr>
        <w:spacing w:after="120"/>
        <w:jc w:val="center"/>
      </w:pPr>
    </w:p>
    <w:p w:rsidR="00A46224" w:rsidRDefault="00A46224" w:rsidP="00E905B8">
      <w:pPr>
        <w:spacing w:after="120"/>
        <w:jc w:val="center"/>
      </w:pPr>
    </w:p>
    <w:p w:rsidR="00A46224" w:rsidRDefault="00A46224" w:rsidP="00E905B8">
      <w:pPr>
        <w:spacing w:after="120"/>
        <w:jc w:val="center"/>
      </w:pPr>
    </w:p>
    <w:p w:rsidR="00A46224" w:rsidRDefault="00A46224" w:rsidP="00E905B8">
      <w:pPr>
        <w:spacing w:after="120"/>
        <w:jc w:val="center"/>
      </w:pPr>
    </w:p>
    <w:p w:rsidR="00A46224" w:rsidRDefault="00A46224" w:rsidP="00E905B8">
      <w:pPr>
        <w:spacing w:after="120"/>
        <w:jc w:val="center"/>
      </w:pPr>
    </w:p>
    <w:p w:rsidR="00A46224" w:rsidRPr="00E905B8" w:rsidRDefault="00A46224" w:rsidP="00E905B8">
      <w:pPr>
        <w:spacing w:after="120"/>
        <w:jc w:val="center"/>
      </w:pPr>
    </w:p>
    <w:tbl>
      <w:tblPr>
        <w:tblW w:w="1008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260"/>
        <w:gridCol w:w="765"/>
        <w:gridCol w:w="765"/>
        <w:gridCol w:w="765"/>
        <w:gridCol w:w="765"/>
        <w:gridCol w:w="765"/>
        <w:gridCol w:w="765"/>
        <w:gridCol w:w="765"/>
        <w:gridCol w:w="765"/>
        <w:gridCol w:w="765"/>
        <w:gridCol w:w="765"/>
      </w:tblGrid>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Unvisited</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Visited</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1</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2</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3</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5</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6</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7</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8</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9</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10</w:t>
            </w: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5, 6, 7, 8, 9, 10}</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 xml:space="preserve">(0, </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(10, 4)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(3, 4)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5, 6, 7, 9, 10}</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 8}</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(10, 4)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(62, 8)</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(7, 8)</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5, 6, 7, 10}</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 8, 9}</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(10, 4)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(62, 8)</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6, 7, 10}</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 5, 8, 9}</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(55, 5)</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(38, 5)</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(62, 8)</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(19, 9)</w:t>
            </w: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 3, 6, 7, 10}</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4, 5, 8, 9}</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(38, 5)</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(23, 3)</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(19, 9)</w:t>
            </w: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 6, 7, 10}</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3, 4, 5, 8, 9}</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(38, 5)</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(23, 3)</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(19, 9)</w:t>
            </w: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 6, 7}</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3, 4, 5, 8, 9, 10}</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(25, 10)</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(23, 3)</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 6,}</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3, 4, 5, 7, 8, 9, 10}</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(25, 10)</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3, 4, 5, 6, 7, 8, 9, 10}</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r w:rsidR="00E905B8" w:rsidRPr="00A114FF" w:rsidTr="00D036E4">
        <w:tc>
          <w:tcPr>
            <w:tcW w:w="117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 }</w:t>
            </w:r>
          </w:p>
        </w:tc>
        <w:tc>
          <w:tcPr>
            <w:tcW w:w="1260" w:type="dxa"/>
            <w:shd w:val="clear" w:color="auto" w:fill="auto"/>
          </w:tcPr>
          <w:p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4, 5, 6, 7, 8, 9, 10}</w:t>
            </w: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rsidR="00E905B8" w:rsidRPr="004C0BF3" w:rsidRDefault="00E905B8" w:rsidP="00E905B8">
            <w:pPr>
              <w:spacing w:after="120"/>
              <w:rPr>
                <w:rFonts w:ascii="Times New Roman" w:hAnsi="Times New Roman" w:cs="Times New Roman"/>
                <w:sz w:val="22"/>
                <w:szCs w:val="22"/>
              </w:rPr>
            </w:pPr>
          </w:p>
        </w:tc>
      </w:tr>
    </w:tbl>
    <w:p w:rsidR="0002322B" w:rsidRPr="00E905B8" w:rsidRDefault="0002322B" w:rsidP="00E905B8">
      <w:pPr>
        <w:spacing w:after="120"/>
      </w:pPr>
    </w:p>
    <w:p w:rsidR="00A46224" w:rsidRDefault="00A46224" w:rsidP="00E905B8">
      <w:pPr>
        <w:spacing w:after="120"/>
      </w:pPr>
    </w:p>
    <w:p w:rsidR="00A46224" w:rsidRDefault="00A46224" w:rsidP="00E905B8">
      <w:pPr>
        <w:spacing w:after="120"/>
      </w:pPr>
    </w:p>
    <w:p w:rsidR="0002322B" w:rsidRPr="004A31C6" w:rsidRDefault="0002322B" w:rsidP="00E905B8">
      <w:pPr>
        <w:spacing w:after="120"/>
        <w:rPr>
          <w:color w:val="008000"/>
        </w:rPr>
      </w:pPr>
      <w:r w:rsidRPr="00E905B8">
        <w:t>Solution graph</w:t>
      </w:r>
      <w:r w:rsidR="004535E5" w:rsidRPr="00E905B8">
        <w:t>:</w:t>
      </w:r>
    </w:p>
    <w:p w:rsidR="0072514F" w:rsidRPr="004A31C6" w:rsidRDefault="0072514F" w:rsidP="00E905B8">
      <w:pPr>
        <w:spacing w:after="120"/>
        <w:rPr>
          <w:color w:val="008000"/>
        </w:rPr>
      </w:pPr>
      <w:r w:rsidRPr="004A31C6">
        <w:rPr>
          <w:noProof/>
          <w:color w:val="008000"/>
        </w:rPr>
        <w:drawing>
          <wp:inline distT="0" distB="0" distL="0" distR="0" wp14:anchorId="637F9978" wp14:editId="312F748D">
            <wp:extent cx="2165350" cy="1173480"/>
            <wp:effectExtent l="0" t="0" r="0" b="0"/>
            <wp:docPr id="19" name="Picture 19" descr="C:\fms\NEAPOLITAN_COMPLETE_SOUTIONS\JPEG (Ch04)\f01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fms\NEAPOLITAN_COMPLETE_SOUTIONS\JPEG (Ch04)\f01_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5350" cy="1173480"/>
                    </a:xfrm>
                    <a:prstGeom prst="rect">
                      <a:avLst/>
                    </a:prstGeom>
                    <a:noFill/>
                    <a:ln>
                      <a:noFill/>
                    </a:ln>
                  </pic:spPr>
                </pic:pic>
              </a:graphicData>
            </a:graphic>
          </wp:inline>
        </w:drawing>
      </w:r>
    </w:p>
    <w:p w:rsidR="0002322B" w:rsidRPr="004A31C6" w:rsidRDefault="0002322B" w:rsidP="00E905B8">
      <w:pPr>
        <w:spacing w:after="120"/>
        <w:rPr>
          <w:color w:val="008000"/>
        </w:rPr>
      </w:pPr>
    </w:p>
    <w:p w:rsidR="00B23723" w:rsidRDefault="00B23723" w:rsidP="00E905B8">
      <w:pPr>
        <w:autoSpaceDE w:val="0"/>
        <w:autoSpaceDN w:val="0"/>
        <w:adjustRightInd w:val="0"/>
        <w:spacing w:after="120"/>
        <w:rPr>
          <w:b/>
          <w:color w:val="FF0000"/>
        </w:rPr>
      </w:pPr>
    </w:p>
    <w:p w:rsidR="00D503FC" w:rsidRPr="00E905B8" w:rsidRDefault="00B23723" w:rsidP="00D503FC">
      <w:pPr>
        <w:spacing w:after="120"/>
        <w:rPr>
          <w:rFonts w:cs="Times New Roman"/>
        </w:rPr>
      </w:pPr>
      <w:r w:rsidRPr="00E905B8">
        <w:rPr>
          <w:b/>
        </w:rPr>
        <w:t>14)</w:t>
      </w:r>
      <w:r w:rsidRPr="00E905B8">
        <w:t xml:space="preserve"> </w:t>
      </w:r>
      <w:r w:rsidR="00D503FC">
        <w:rPr>
          <w:rFonts w:cs="Times New Roman"/>
        </w:rPr>
        <w:t>Solutions and performance will vary.</w:t>
      </w:r>
    </w:p>
    <w:p w:rsidR="00B23723" w:rsidRPr="00B23723" w:rsidRDefault="00B23723" w:rsidP="00E905B8">
      <w:pPr>
        <w:autoSpaceDE w:val="0"/>
        <w:autoSpaceDN w:val="0"/>
        <w:adjustRightInd w:val="0"/>
        <w:spacing w:after="120"/>
        <w:rPr>
          <w:rFonts w:ascii="CMR9" w:hAnsi="CMR9" w:cs="CMR9"/>
          <w:color w:val="000000"/>
          <w:sz w:val="18"/>
          <w:szCs w:val="18"/>
        </w:rPr>
      </w:pPr>
    </w:p>
    <w:p w:rsidR="002C1332" w:rsidRPr="00E905B8" w:rsidRDefault="002C1332" w:rsidP="00E905B8">
      <w:pPr>
        <w:spacing w:after="120"/>
        <w:rPr>
          <w:b/>
        </w:rPr>
      </w:pPr>
    </w:p>
    <w:p w:rsidR="00B23723" w:rsidRPr="00E905B8" w:rsidRDefault="00291916" w:rsidP="00E905B8">
      <w:pPr>
        <w:spacing w:after="120"/>
      </w:pPr>
      <w:r w:rsidRPr="00E905B8">
        <w:rPr>
          <w:b/>
        </w:rPr>
        <w:t xml:space="preserve">15) </w:t>
      </w:r>
      <w:r w:rsidR="00B23723" w:rsidRPr="00E905B8">
        <w:t>Modify Dijkstra's algorithm (Algorithm 4.3) so that it computes the lengths of the shortest paths. Analyze the modif</w:t>
      </w:r>
      <w:r w:rsidR="009A6294" w:rsidRPr="00E905B8">
        <w:t>i</w:t>
      </w:r>
      <w:r w:rsidR="00B23723" w:rsidRPr="00E905B8">
        <w:t>ed algorithm and show the results using order notation.</w:t>
      </w:r>
    </w:p>
    <w:p w:rsidR="00B23723" w:rsidRPr="00E905B8" w:rsidRDefault="00B23723" w:rsidP="00E905B8">
      <w:pPr>
        <w:spacing w:after="120"/>
      </w:pPr>
    </w:p>
    <w:p w:rsidR="009D6255" w:rsidRPr="00E905B8" w:rsidRDefault="009A6294" w:rsidP="00E905B8">
      <w:pPr>
        <w:spacing w:after="120"/>
      </w:pPr>
      <w:r w:rsidRPr="00E905B8">
        <w:t xml:space="preserve">The solution requires only a slight change in Algorithm 4.3, based on the observation that, until </w:t>
      </w:r>
      <w:r w:rsidRPr="00E905B8">
        <w:rPr>
          <w:b/>
          <w:i/>
        </w:rPr>
        <w:t>vnear</w:t>
      </w:r>
      <w:r w:rsidRPr="00E905B8">
        <w:t xml:space="preserve"> is added to Y by setting its </w:t>
      </w:r>
      <w:r w:rsidRPr="00E905B8">
        <w:rPr>
          <w:b/>
          <w:i/>
        </w:rPr>
        <w:t>length</w:t>
      </w:r>
      <w:r w:rsidRPr="00E905B8">
        <w:t xml:space="preserve"> to -1</w:t>
      </w:r>
      <w:r w:rsidR="002C1332" w:rsidRPr="00E905B8">
        <w:t xml:space="preserve"> (last line), the array </w:t>
      </w:r>
      <w:r w:rsidR="002C1332" w:rsidRPr="00E905B8">
        <w:rPr>
          <w:b/>
          <w:i/>
        </w:rPr>
        <w:t>length</w:t>
      </w:r>
      <w:r w:rsidR="002C1332" w:rsidRPr="00E905B8">
        <w:t xml:space="preserve"> does store the length of the shortest path. All we need to do is to save that length in another array, say </w:t>
      </w:r>
      <w:r w:rsidR="002C1332" w:rsidRPr="00E905B8">
        <w:rPr>
          <w:b/>
          <w:i/>
        </w:rPr>
        <w:t>report</w:t>
      </w:r>
      <w:r w:rsidR="002C1332" w:rsidRPr="00E905B8">
        <w:t xml:space="preserve"> which the function returns. The function will have one more argument:</w:t>
      </w:r>
    </w:p>
    <w:p w:rsidR="002C1332" w:rsidRPr="00E905B8" w:rsidRDefault="002C1332" w:rsidP="00E905B8">
      <w:pPr>
        <w:spacing w:after="120"/>
      </w:pPr>
      <w:r w:rsidRPr="00E905B8">
        <w:t>void dijkstra(int n, const number W[][], number</w:t>
      </w:r>
      <w:r w:rsidRPr="00E905B8">
        <w:rPr>
          <w:b/>
          <w:i/>
        </w:rPr>
        <w:t xml:space="preserve"> report[]</w:t>
      </w:r>
      <w:r w:rsidRPr="00E905B8">
        <w:t>, set_of_edges&amp; F)</w:t>
      </w:r>
    </w:p>
    <w:p w:rsidR="009A6294" w:rsidRDefault="009A6294" w:rsidP="00E905B8">
      <w:pPr>
        <w:spacing w:after="120"/>
      </w:pPr>
    </w:p>
    <w:p w:rsidR="00A46224" w:rsidRPr="00E905B8" w:rsidRDefault="00A46224" w:rsidP="00E905B8">
      <w:pPr>
        <w:spacing w:after="120"/>
      </w:pPr>
    </w:p>
    <w:p w:rsidR="002242C6" w:rsidRPr="00A114FF" w:rsidRDefault="002242C6" w:rsidP="00D503FC">
      <w:pPr>
        <w:spacing w:after="120"/>
      </w:pPr>
      <w:r w:rsidRPr="00A114FF">
        <w:rPr>
          <w:b/>
        </w:rPr>
        <w:t xml:space="preserve">16) </w:t>
      </w:r>
      <w:r w:rsidRPr="00A114FF">
        <w:t>Modify Dijkstra’s algorithm</w:t>
      </w:r>
      <w:r>
        <w:t xml:space="preserve"> (Algorithm 4.3) </w:t>
      </w:r>
      <w:r w:rsidRPr="00A114FF">
        <w:t xml:space="preserve">so that it checks </w:t>
      </w:r>
      <w:r>
        <w:t>if</w:t>
      </w:r>
      <w:r w:rsidRPr="00A114FF">
        <w:t xml:space="preserve"> a directed graph has a cycle. Analyze your algorithm and show the results using order notation.</w:t>
      </w:r>
    </w:p>
    <w:p w:rsidR="002242C6" w:rsidRDefault="002242C6" w:rsidP="00E905B8">
      <w:pPr>
        <w:spacing w:after="120"/>
        <w:ind w:hanging="450"/>
      </w:pPr>
    </w:p>
    <w:p w:rsidR="002242C6" w:rsidRDefault="002242C6" w:rsidP="00D503FC">
      <w:pPr>
        <w:spacing w:after="120"/>
      </w:pPr>
      <w:r>
        <w:t>The existence of a cycle has nothing to do with the metric properties of the graph, so for simplicity we can replace all the weights with the value 1.</w:t>
      </w:r>
    </w:p>
    <w:p w:rsidR="002242C6" w:rsidRDefault="002242C6" w:rsidP="00E905B8">
      <w:pPr>
        <w:spacing w:after="120"/>
        <w:ind w:hanging="450"/>
      </w:pPr>
    </w:p>
    <w:p w:rsidR="002242C6" w:rsidRDefault="002242C6" w:rsidP="00D503FC">
      <w:pPr>
        <w:spacing w:after="120"/>
        <w:ind w:left="450" w:hanging="450"/>
      </w:pPr>
      <w:r>
        <w:t>For each vertex v:</w:t>
      </w:r>
    </w:p>
    <w:p w:rsidR="002242C6" w:rsidRDefault="002242C6" w:rsidP="00D503FC">
      <w:pPr>
        <w:spacing w:after="120"/>
        <w:ind w:left="450"/>
      </w:pPr>
      <w:r>
        <w:t>Run Dijkstra (Algorithm 4.3) on the new graph</w:t>
      </w:r>
      <w:r>
        <w:tab/>
        <w:t>//</w:t>
      </w:r>
      <w:r w:rsidRPr="00156544">
        <w:rPr>
          <w:rFonts w:ascii="Symbol" w:hAnsi="Symbol"/>
        </w:rPr>
        <w:t></w:t>
      </w:r>
      <w:r>
        <w:t>(n</w:t>
      </w:r>
      <w:r>
        <w:rPr>
          <w:vertAlign w:val="superscript"/>
        </w:rPr>
        <w:t>2</w:t>
      </w:r>
      <w:r>
        <w:t>)</w:t>
      </w:r>
    </w:p>
    <w:p w:rsidR="002242C6" w:rsidRDefault="002242C6" w:rsidP="00D503FC">
      <w:pPr>
        <w:spacing w:after="120"/>
        <w:ind w:left="450"/>
      </w:pPr>
      <w:r>
        <w:t>Check for “back edge” from all other nodes to v</w:t>
      </w:r>
      <w:r>
        <w:tab/>
        <w:t>//</w:t>
      </w:r>
      <w:r w:rsidRPr="00156544">
        <w:rPr>
          <w:rFonts w:ascii="Symbol" w:hAnsi="Symbol"/>
        </w:rPr>
        <w:t></w:t>
      </w:r>
      <w:r>
        <w:t>(n)</w:t>
      </w:r>
    </w:p>
    <w:p w:rsidR="002242C6" w:rsidRDefault="002242C6" w:rsidP="00D503FC">
      <w:pPr>
        <w:spacing w:after="120"/>
        <w:ind w:left="450"/>
      </w:pPr>
      <w:r>
        <w:tab/>
        <w:t>If back edge exists</w:t>
      </w:r>
    </w:p>
    <w:p w:rsidR="002242C6" w:rsidRDefault="002242C6" w:rsidP="00D503FC">
      <w:pPr>
        <w:spacing w:after="120"/>
        <w:ind w:left="450" w:firstLine="270"/>
      </w:pPr>
      <w:r>
        <w:t>cycle was found</w:t>
      </w:r>
    </w:p>
    <w:p w:rsidR="002242C6" w:rsidRDefault="002242C6" w:rsidP="00D503FC">
      <w:pPr>
        <w:spacing w:after="120"/>
        <w:ind w:left="450" w:firstLine="270"/>
      </w:pPr>
      <w:r>
        <w:t>exit</w:t>
      </w:r>
    </w:p>
    <w:p w:rsidR="00250E26" w:rsidRPr="00676835" w:rsidRDefault="00250E26" w:rsidP="00D503FC">
      <w:pPr>
        <w:spacing w:after="120"/>
        <w:ind w:left="450" w:firstLine="270"/>
      </w:pPr>
    </w:p>
    <w:p w:rsidR="002242C6" w:rsidRDefault="002242C6" w:rsidP="00A46224">
      <w:pPr>
        <w:spacing w:after="120"/>
      </w:pPr>
      <w:r w:rsidRPr="00266012">
        <w:t xml:space="preserve">Complexity analysis: The </w:t>
      </w:r>
      <w:r>
        <w:t>outer for</w:t>
      </w:r>
      <w:r w:rsidRPr="00266012">
        <w:t xml:space="preserve"> loop executes n times </w:t>
      </w:r>
      <w:r w:rsidRPr="00266012">
        <w:rPr>
          <w:rFonts w:ascii="Cambria" w:hAnsi="Cambria"/>
        </w:rPr>
        <w:t>→</w:t>
      </w:r>
      <w:r w:rsidRPr="00266012">
        <w:rPr>
          <w:b/>
        </w:rPr>
        <w:t xml:space="preserve"> </w:t>
      </w:r>
      <w:r w:rsidRPr="00266012">
        <w:rPr>
          <w:rFonts w:ascii="Symbol" w:hAnsi="Symbol"/>
        </w:rPr>
        <w:t></w:t>
      </w:r>
      <w:r w:rsidRPr="00266012">
        <w:t>(n</w:t>
      </w:r>
      <w:r w:rsidRPr="00266012">
        <w:rPr>
          <w:vertAlign w:val="superscript"/>
        </w:rPr>
        <w:t>3</w:t>
      </w:r>
      <w:r w:rsidRPr="00266012">
        <w:t>)</w:t>
      </w:r>
    </w:p>
    <w:p w:rsidR="00250E26" w:rsidRDefault="00250E26" w:rsidP="00A46224">
      <w:pPr>
        <w:spacing w:after="120"/>
      </w:pPr>
    </w:p>
    <w:p w:rsidR="00250E26" w:rsidRPr="00266012" w:rsidRDefault="00250E26" w:rsidP="00A46224">
      <w:pPr>
        <w:spacing w:after="120"/>
        <w:rPr>
          <w:b/>
        </w:rPr>
      </w:pPr>
    </w:p>
    <w:p w:rsidR="009D6255" w:rsidRPr="00D503FC" w:rsidRDefault="00291916" w:rsidP="00A46224">
      <w:pPr>
        <w:spacing w:after="120"/>
      </w:pPr>
      <w:r w:rsidRPr="00D503FC">
        <w:rPr>
          <w:b/>
        </w:rPr>
        <w:t xml:space="preserve">17) </w:t>
      </w:r>
      <w:r w:rsidR="009D6255" w:rsidRPr="00D503FC">
        <w:t>Can Dijkstra’s algorithm be used to find the shortest paths in a graph with some negative weights? Justify your answer.</w:t>
      </w:r>
    </w:p>
    <w:p w:rsidR="009D6255" w:rsidRPr="00D503FC" w:rsidRDefault="009D6255" w:rsidP="00E905B8">
      <w:pPr>
        <w:spacing w:after="120"/>
      </w:pPr>
    </w:p>
    <w:p w:rsidR="00947A1C" w:rsidRPr="00D503FC" w:rsidRDefault="009D6255" w:rsidP="00E905B8">
      <w:pPr>
        <w:spacing w:after="120"/>
      </w:pPr>
      <w:r w:rsidRPr="00D503FC">
        <w:t>Dijkstra</w:t>
      </w:r>
      <w:r w:rsidR="006565CA" w:rsidRPr="00D503FC">
        <w:t>’s</w:t>
      </w:r>
      <w:r w:rsidRPr="00D503FC">
        <w:t xml:space="preserve"> </w:t>
      </w:r>
      <w:r w:rsidR="00F66E14" w:rsidRPr="00D503FC">
        <w:t>a</w:t>
      </w:r>
      <w:r w:rsidRPr="00D503FC">
        <w:t xml:space="preserve">lgorithm </w:t>
      </w:r>
      <w:r w:rsidR="00F66E14" w:rsidRPr="00D503FC">
        <w:t>c</w:t>
      </w:r>
      <w:r w:rsidRPr="00D503FC">
        <w:t xml:space="preserve">annot </w:t>
      </w:r>
      <w:r w:rsidR="00947A1C" w:rsidRPr="00D503FC">
        <w:t xml:space="preserve">in general </w:t>
      </w:r>
      <w:r w:rsidRPr="00D503FC">
        <w:t xml:space="preserve">handle negative </w:t>
      </w:r>
      <w:r w:rsidR="00B824B5" w:rsidRPr="00D503FC">
        <w:t>weights.</w:t>
      </w:r>
      <w:r w:rsidRPr="00D503FC">
        <w:t xml:space="preserve"> </w:t>
      </w:r>
      <w:r w:rsidR="00947A1C" w:rsidRPr="00D503FC">
        <w:t>Here’</w:t>
      </w:r>
      <w:r w:rsidR="00B824B5" w:rsidRPr="00D503FC">
        <w:t>s a</w:t>
      </w:r>
      <w:r w:rsidR="00947A1C" w:rsidRPr="00D503FC">
        <w:t xml:space="preserve"> </w:t>
      </w:r>
      <w:r w:rsidR="00B824B5" w:rsidRPr="00D503FC">
        <w:t>countere</w:t>
      </w:r>
      <w:r w:rsidR="00947A1C" w:rsidRPr="00D503FC">
        <w:t>xample:</w:t>
      </w:r>
    </w:p>
    <w:p w:rsidR="00947A1C" w:rsidRPr="00D503FC" w:rsidRDefault="00947A1C" w:rsidP="00E905B8">
      <w:pPr>
        <w:spacing w:after="120"/>
      </w:pPr>
      <w:r w:rsidRPr="00D503FC">
        <w:rPr>
          <w:noProof/>
        </w:rPr>
        <w:drawing>
          <wp:inline distT="0" distB="0" distL="0" distR="0" wp14:anchorId="1F2C4850" wp14:editId="00DEDADD">
            <wp:extent cx="1078230" cy="1078230"/>
            <wp:effectExtent l="0" t="0" r="0" b="0"/>
            <wp:docPr id="20" name="Picture 20" descr="C:\fms\NEAPOLITAN_COMPLETE_SOUTIONS\JPEG (Ch04)\f01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fms\NEAPOLITAN_COMPLETE_SOUTIONS\JPEG (Ch04)\f01_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rsidR="00947A1C" w:rsidRPr="00D503FC" w:rsidRDefault="00947A1C" w:rsidP="00E905B8">
      <w:pPr>
        <w:spacing w:after="120"/>
      </w:pPr>
      <w:r w:rsidRPr="00D503FC">
        <w:t>First,</w:t>
      </w:r>
      <w:r w:rsidR="00B824B5" w:rsidRPr="00D503FC">
        <w:t xml:space="preserve"> source A is visited,</w:t>
      </w:r>
      <w:r w:rsidRPr="00D503FC">
        <w:t xml:space="preserve"> and </w:t>
      </w:r>
      <w:r w:rsidR="00B824B5" w:rsidRPr="00D503FC">
        <w:t xml:space="preserve">the distances to B and C </w:t>
      </w:r>
      <w:r w:rsidRPr="00D503FC">
        <w:t xml:space="preserve">are </w:t>
      </w:r>
      <w:r w:rsidR="00B824B5" w:rsidRPr="00D503FC">
        <w:t>calculated</w:t>
      </w:r>
    </w:p>
    <w:p w:rsidR="00947A1C" w:rsidRPr="00D503FC" w:rsidRDefault="00B824B5" w:rsidP="00E905B8">
      <w:pPr>
        <w:spacing w:after="120"/>
      </w:pPr>
      <w:r w:rsidRPr="00D503FC">
        <w:rPr>
          <w:noProof/>
        </w:rPr>
        <mc:AlternateContent>
          <mc:Choice Requires="wps">
            <w:drawing>
              <wp:anchor distT="0" distB="0" distL="114300" distR="114300" simplePos="0" relativeHeight="251679744" behindDoc="0" locked="0" layoutInCell="1" allowOverlap="1" wp14:anchorId="02F3C25D" wp14:editId="5C7420C8">
                <wp:simplePos x="0" y="0"/>
                <wp:positionH relativeFrom="column">
                  <wp:posOffset>254474</wp:posOffset>
                </wp:positionH>
                <wp:positionV relativeFrom="paragraph">
                  <wp:posOffset>316865</wp:posOffset>
                </wp:positionV>
                <wp:extent cx="252484" cy="272956"/>
                <wp:effectExtent l="57150" t="19050" r="0" b="89535"/>
                <wp:wrapNone/>
                <wp:docPr id="4" name="Oval 4"/>
                <wp:cNvGraphicFramePr/>
                <a:graphic xmlns:a="http://schemas.openxmlformats.org/drawingml/2006/main">
                  <a:graphicData uri="http://schemas.microsoft.com/office/word/2010/wordprocessingShape">
                    <wps:wsp>
                      <wps:cNvSpPr/>
                      <wps:spPr>
                        <a:xfrm>
                          <a:off x="0" y="0"/>
                          <a:ext cx="252484" cy="272956"/>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12FF12" id="Oval 4" o:spid="_x0000_s1026" style="position:absolute;margin-left:20.05pt;margin-top:24.95pt;width:19.9pt;height:2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" filled="f" strokecolor="#4579b8 [3044]" strokeweight="1.5pt">
                <v:shadow on="t" color="black" opacity="22937f" origin=",.5" offset="0,.63889mm"/>
              </v:oval>
            </w:pict>
          </mc:Fallback>
        </mc:AlternateContent>
      </w:r>
      <w:r w:rsidR="00947A1C" w:rsidRPr="00D503FC">
        <w:rPr>
          <w:noProof/>
        </w:rPr>
        <w:drawing>
          <wp:inline distT="0" distB="0" distL="0" distR="0" wp14:anchorId="09848559" wp14:editId="3BFC57D0">
            <wp:extent cx="1130300" cy="1052195"/>
            <wp:effectExtent l="0" t="0" r="0" b="0"/>
            <wp:docPr id="21" name="Picture 21" descr="C:\fms\NEAPOLITAN_COMPLETE_SOUTIONS\JPEG (Ch04)\f01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fms\NEAPOLITAN_COMPLETE_SOUTIONS\JPEG (Ch04)\f01_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0300" cy="1052195"/>
                    </a:xfrm>
                    <a:prstGeom prst="rect">
                      <a:avLst/>
                    </a:prstGeom>
                    <a:noFill/>
                    <a:ln>
                      <a:noFill/>
                    </a:ln>
                  </pic:spPr>
                </pic:pic>
              </a:graphicData>
            </a:graphic>
          </wp:inline>
        </w:drawing>
      </w:r>
    </w:p>
    <w:p w:rsidR="00947A1C" w:rsidRPr="00D503FC" w:rsidRDefault="00947A1C" w:rsidP="00E905B8">
      <w:pPr>
        <w:spacing w:after="120"/>
      </w:pPr>
      <w:r w:rsidRPr="00D503FC">
        <w:t xml:space="preserve">B </w:t>
      </w:r>
      <w:r w:rsidR="00B824B5" w:rsidRPr="00D503FC">
        <w:t>has the shortest distance, so it’s added to the set of visited nodes. The distances are updated:</w:t>
      </w:r>
    </w:p>
    <w:p w:rsidR="00947A1C" w:rsidRPr="00D503FC" w:rsidRDefault="00B824B5" w:rsidP="00E905B8">
      <w:pPr>
        <w:spacing w:after="120"/>
      </w:pPr>
      <w:r w:rsidRPr="00D503FC">
        <w:rPr>
          <w:noProof/>
        </w:rPr>
        <mc:AlternateContent>
          <mc:Choice Requires="wps">
            <w:drawing>
              <wp:anchor distT="0" distB="0" distL="114300" distR="114300" simplePos="0" relativeHeight="251681792" behindDoc="0" locked="0" layoutInCell="1" allowOverlap="1" wp14:anchorId="79B67C75" wp14:editId="68D1A0B1">
                <wp:simplePos x="0" y="0"/>
                <wp:positionH relativeFrom="column">
                  <wp:posOffset>197959</wp:posOffset>
                </wp:positionH>
                <wp:positionV relativeFrom="paragraph">
                  <wp:posOffset>299085</wp:posOffset>
                </wp:positionV>
                <wp:extent cx="1194180" cy="334029"/>
                <wp:effectExtent l="57150" t="19050" r="44450" b="104140"/>
                <wp:wrapNone/>
                <wp:docPr id="5" name="Oval 5"/>
                <wp:cNvGraphicFramePr/>
                <a:graphic xmlns:a="http://schemas.openxmlformats.org/drawingml/2006/main">
                  <a:graphicData uri="http://schemas.microsoft.com/office/word/2010/wordprocessingShape">
                    <wps:wsp>
                      <wps:cNvSpPr/>
                      <wps:spPr>
                        <a:xfrm>
                          <a:off x="0" y="0"/>
                          <a:ext cx="1194180" cy="334029"/>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62EE0F" id="Oval 5" o:spid="_x0000_s1026" style="position:absolute;margin-left:15.6pt;margin-top:23.55pt;width:94.05pt;height:2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" filled="f" strokecolor="#4579b8 [3044]" strokeweight="1.5pt">
                <v:shadow on="t" color="black" opacity="22937f" origin=",.5" offset="0,.63889mm"/>
              </v:oval>
            </w:pict>
          </mc:Fallback>
        </mc:AlternateContent>
      </w:r>
      <w:r w:rsidR="00947A1C" w:rsidRPr="00D503FC">
        <w:rPr>
          <w:noProof/>
        </w:rPr>
        <w:drawing>
          <wp:inline distT="0" distB="0" distL="0" distR="0" wp14:anchorId="453BFE5D" wp14:editId="299A1578">
            <wp:extent cx="1112520" cy="1052195"/>
            <wp:effectExtent l="0" t="0" r="0" b="0"/>
            <wp:docPr id="22" name="Picture 22" descr="C:\fms\NEAPOLITAN_COMPLETE_SOUTIONS\JPEG (Ch04)\f01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fms\NEAPOLITAN_COMPLETE_SOUTIONS\JPEG (Ch04)\f01_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2520" cy="1052195"/>
                    </a:xfrm>
                    <a:prstGeom prst="rect">
                      <a:avLst/>
                    </a:prstGeom>
                    <a:noFill/>
                    <a:ln>
                      <a:noFill/>
                    </a:ln>
                  </pic:spPr>
                </pic:pic>
              </a:graphicData>
            </a:graphic>
          </wp:inline>
        </w:drawing>
      </w:r>
    </w:p>
    <w:p w:rsidR="00947A1C" w:rsidRPr="00D503FC" w:rsidRDefault="00947A1C" w:rsidP="00E905B8">
      <w:pPr>
        <w:spacing w:after="120"/>
      </w:pPr>
      <w:r w:rsidRPr="00D503FC">
        <w:t xml:space="preserve">D </w:t>
      </w:r>
      <w:r w:rsidR="00B824B5" w:rsidRPr="00D503FC">
        <w:t>has the shortest distance, so we visit it and update distances:</w:t>
      </w:r>
    </w:p>
    <w:p w:rsidR="00B824B5" w:rsidRPr="00D503FC" w:rsidRDefault="00B824B5" w:rsidP="00E905B8">
      <w:pPr>
        <w:spacing w:after="120"/>
      </w:pPr>
      <w:r w:rsidRPr="00D503FC">
        <w:rPr>
          <w:noProof/>
        </w:rPr>
        <mc:AlternateContent>
          <mc:Choice Requires="wps">
            <w:drawing>
              <wp:anchor distT="0" distB="0" distL="114300" distR="114300" simplePos="0" relativeHeight="251683840" behindDoc="0" locked="0" layoutInCell="1" allowOverlap="1" wp14:anchorId="07031AEC" wp14:editId="1D2C8589">
                <wp:simplePos x="0" y="0"/>
                <wp:positionH relativeFrom="column">
                  <wp:posOffset>125256</wp:posOffset>
                </wp:positionH>
                <wp:positionV relativeFrom="paragraph">
                  <wp:posOffset>241300</wp:posOffset>
                </wp:positionV>
                <wp:extent cx="1446663" cy="887076"/>
                <wp:effectExtent l="57150" t="19050" r="58420" b="104140"/>
                <wp:wrapNone/>
                <wp:docPr id="8" name="Oval 8"/>
                <wp:cNvGraphicFramePr/>
                <a:graphic xmlns:a="http://schemas.openxmlformats.org/drawingml/2006/main">
                  <a:graphicData uri="http://schemas.microsoft.com/office/word/2010/wordprocessingShape">
                    <wps:wsp>
                      <wps:cNvSpPr/>
                      <wps:spPr>
                        <a:xfrm>
                          <a:off x="0" y="0"/>
                          <a:ext cx="1446663" cy="887076"/>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11646" id="Oval 8" o:spid="_x0000_s1026" style="position:absolute;margin-left:9.85pt;margin-top:19pt;width:113.9pt;height:69.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" filled="f" strokecolor="#4579b8 [3044]" strokeweight="1.5pt">
                <v:shadow on="t" color="black" opacity="22937f" origin=",.5" offset="0,.63889mm"/>
              </v:oval>
            </w:pict>
          </mc:Fallback>
        </mc:AlternateContent>
      </w:r>
      <w:r w:rsidRPr="00D503FC">
        <w:rPr>
          <w:noProof/>
        </w:rPr>
        <w:drawing>
          <wp:inline distT="0" distB="0" distL="0" distR="0" wp14:anchorId="687742E1" wp14:editId="424DB1F1">
            <wp:extent cx="1130300" cy="1026795"/>
            <wp:effectExtent l="0" t="0" r="0" b="0"/>
            <wp:docPr id="23" name="Picture 23" descr="C:\fms\NEAPOLITAN_COMPLETE_SOUTIONS\JPEG (Ch04)\f01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fms\NEAPOLITAN_COMPLETE_SOUTIONS\JPEG (Ch04)\f01_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0300" cy="1026795"/>
                    </a:xfrm>
                    <a:prstGeom prst="rect">
                      <a:avLst/>
                    </a:prstGeom>
                    <a:noFill/>
                    <a:ln>
                      <a:noFill/>
                    </a:ln>
                  </pic:spPr>
                </pic:pic>
              </a:graphicData>
            </a:graphic>
          </wp:inline>
        </w:drawing>
      </w:r>
    </w:p>
    <w:p w:rsidR="00B824B5" w:rsidRPr="00D503FC" w:rsidRDefault="00B824B5" w:rsidP="00E905B8">
      <w:pPr>
        <w:spacing w:after="120"/>
      </w:pPr>
    </w:p>
    <w:p w:rsidR="00947A1C" w:rsidRPr="00D503FC" w:rsidRDefault="00947A1C" w:rsidP="00E905B8">
      <w:pPr>
        <w:spacing w:after="120"/>
      </w:pPr>
      <w:r w:rsidRPr="00D503FC">
        <w:lastRenderedPageBreak/>
        <w:t>The only ver</w:t>
      </w:r>
      <w:r w:rsidR="00B824B5" w:rsidRPr="00D503FC">
        <w:t xml:space="preserve">tex now left in the queue is C, so we visit it, with a distance of 5, and the algorithm </w:t>
      </w:r>
      <w:r w:rsidRPr="00D503FC">
        <w:t>termina</w:t>
      </w:r>
      <w:r w:rsidR="00B824B5" w:rsidRPr="00D503FC">
        <w:t>tes</w:t>
      </w:r>
      <w:r w:rsidRPr="00D503FC">
        <w:t>.</w:t>
      </w:r>
      <w:r w:rsidR="00B824B5" w:rsidRPr="00D503FC">
        <w:t xml:space="preserve"> T</w:t>
      </w:r>
      <w:r w:rsidRPr="00D503FC">
        <w:t>he path A → C → B → D has total length 5 + (–4) + 1 = 2 &lt; 4; thus, the length of the shortest path from source A to D was not correctly evaluated.</w:t>
      </w:r>
    </w:p>
    <w:p w:rsidR="00947A1C" w:rsidRPr="00D503FC" w:rsidRDefault="00947A1C" w:rsidP="00E905B8">
      <w:pPr>
        <w:spacing w:after="120"/>
        <w:jc w:val="right"/>
      </w:pPr>
      <w:r w:rsidRPr="00D503FC">
        <w:t>End of example</w:t>
      </w:r>
    </w:p>
    <w:p w:rsidR="00947A1C" w:rsidRPr="00D503FC" w:rsidRDefault="00947A1C" w:rsidP="00E905B8">
      <w:pPr>
        <w:spacing w:after="120"/>
      </w:pPr>
    </w:p>
    <w:p w:rsidR="009D6255" w:rsidRPr="00D503FC" w:rsidRDefault="009D6255" w:rsidP="00E905B8">
      <w:pPr>
        <w:spacing w:after="120"/>
      </w:pPr>
      <w:r w:rsidRPr="00D503FC">
        <w:t xml:space="preserve">The </w:t>
      </w:r>
      <w:r w:rsidR="00F66E14" w:rsidRPr="00D503FC">
        <w:t>b</w:t>
      </w:r>
      <w:r w:rsidRPr="00D503FC">
        <w:t>est</w:t>
      </w:r>
      <w:r w:rsidR="007A7221" w:rsidRPr="00D503FC">
        <w:t>-</w:t>
      </w:r>
      <w:r w:rsidRPr="00D503FC">
        <w:t>known algorithm to find single source shortest path in a directed graph with negative weight</w:t>
      </w:r>
      <w:r w:rsidR="00947A1C" w:rsidRPr="00D503FC">
        <w:t>s</w:t>
      </w:r>
      <w:r w:rsidRPr="00D503FC">
        <w:t xml:space="preserve"> is Bellman</w:t>
      </w:r>
      <w:r w:rsidR="00F66E14" w:rsidRPr="00D503FC">
        <w:t>–</w:t>
      </w:r>
      <w:r w:rsidRPr="00D503FC">
        <w:t xml:space="preserve">Ford </w:t>
      </w:r>
      <w:r w:rsidR="00F66E14" w:rsidRPr="00D503FC">
        <w:t>a</w:t>
      </w:r>
      <w:r w:rsidR="00947A1C" w:rsidRPr="00D503FC">
        <w:t xml:space="preserve">lgorithm. </w:t>
      </w:r>
      <w:r w:rsidR="00B824B5" w:rsidRPr="00D503FC">
        <w:t>It is possible to ada</w:t>
      </w:r>
      <w:r w:rsidRPr="00D503FC">
        <w:t>pt Dijkstra’s algorithm</w:t>
      </w:r>
      <w:r w:rsidR="00947A1C" w:rsidRPr="00D503FC">
        <w:t xml:space="preserve"> to handle negative weights</w:t>
      </w:r>
      <w:r w:rsidRPr="00D503FC">
        <w:t xml:space="preserve"> by combining it with Bellman</w:t>
      </w:r>
      <w:r w:rsidR="00F66E14" w:rsidRPr="00D503FC">
        <w:t>–</w:t>
      </w:r>
      <w:r w:rsidR="00947A1C" w:rsidRPr="00D503FC">
        <w:t>Ford</w:t>
      </w:r>
      <w:r w:rsidR="007C4B62" w:rsidRPr="00D503FC">
        <w:t xml:space="preserve"> (Johnson’s algorithm).</w:t>
      </w:r>
    </w:p>
    <w:p w:rsidR="009D6255" w:rsidRPr="00D503FC" w:rsidRDefault="009D6255" w:rsidP="00E905B8">
      <w:pPr>
        <w:spacing w:after="120"/>
      </w:pPr>
    </w:p>
    <w:p w:rsidR="0065115A" w:rsidRPr="00D503FC" w:rsidRDefault="0065115A" w:rsidP="00E905B8">
      <w:pPr>
        <w:spacing w:after="120"/>
        <w:rPr>
          <w:b/>
        </w:rPr>
      </w:pPr>
    </w:p>
    <w:p w:rsidR="004C0D4D" w:rsidRPr="00D503FC" w:rsidRDefault="00291916" w:rsidP="00E905B8">
      <w:pPr>
        <w:spacing w:after="120"/>
      </w:pPr>
      <w:r w:rsidRPr="00D503FC">
        <w:rPr>
          <w:b/>
        </w:rPr>
        <w:t xml:space="preserve">18) </w:t>
      </w:r>
      <w:r w:rsidR="004C0D4D" w:rsidRPr="00D503FC">
        <w:t xml:space="preserve">Use induction to </w:t>
      </w:r>
      <w:r w:rsidR="00F66E14" w:rsidRPr="00D503FC">
        <w:t>p</w:t>
      </w:r>
      <w:r w:rsidR="004C0D4D" w:rsidRPr="00D503FC">
        <w:t>rove the correctness of Dijkstra</w:t>
      </w:r>
      <w:r w:rsidR="0040542F" w:rsidRPr="00D503FC">
        <w:t>’</w:t>
      </w:r>
      <w:r w:rsidR="004C0D4D" w:rsidRPr="00D503FC">
        <w:t>s algorithm.</w:t>
      </w:r>
    </w:p>
    <w:p w:rsidR="004C0D4D" w:rsidRPr="00D503FC" w:rsidRDefault="004C0D4D" w:rsidP="00E905B8">
      <w:pPr>
        <w:spacing w:after="120"/>
      </w:pPr>
    </w:p>
    <w:p w:rsidR="00A64B80" w:rsidRPr="00D503FC" w:rsidRDefault="00A64B80" w:rsidP="00E905B8">
      <w:pPr>
        <w:spacing w:after="120"/>
      </w:pPr>
      <w:r w:rsidRPr="00D503FC">
        <w:t xml:space="preserve">Theorem </w:t>
      </w:r>
      <w:r w:rsidR="004C0D4D" w:rsidRPr="00D503FC">
        <w:t>(</w:t>
      </w:r>
      <w:r w:rsidR="00F66E14" w:rsidRPr="00D503FC">
        <w:t>t</w:t>
      </w:r>
      <w:r w:rsidR="004C0D4D" w:rsidRPr="00D503FC">
        <w:t>he correctness of Dijkstra</w:t>
      </w:r>
      <w:r w:rsidR="0040542F" w:rsidRPr="00D503FC">
        <w:t>’</w:t>
      </w:r>
      <w:r w:rsidR="004C0D4D" w:rsidRPr="00D503FC">
        <w:t>s alg</w:t>
      </w:r>
      <w:r w:rsidR="00F66E14" w:rsidRPr="00D503FC">
        <w:t>orithm</w:t>
      </w:r>
      <w:r w:rsidRPr="00D503FC">
        <w:t xml:space="preserve"> 4.3</w:t>
      </w:r>
      <w:r w:rsidR="004C0D4D" w:rsidRPr="00D503FC">
        <w:t>)</w:t>
      </w:r>
      <w:r w:rsidRPr="00D503FC">
        <w:t>:</w:t>
      </w:r>
    </w:p>
    <w:p w:rsidR="004C0D4D" w:rsidRPr="00D503FC" w:rsidRDefault="00A64B80" w:rsidP="00E905B8">
      <w:pPr>
        <w:spacing w:after="120"/>
      </w:pPr>
      <w:r w:rsidRPr="00D503FC">
        <w:t xml:space="preserve">When </w:t>
      </w:r>
      <w:r w:rsidR="004C0D4D" w:rsidRPr="00D503FC">
        <w:t xml:space="preserve">a node joins </w:t>
      </w:r>
      <w:r w:rsidRPr="00D503FC">
        <w:t>the set of edges F</w:t>
      </w:r>
      <w:r w:rsidR="0040542F" w:rsidRPr="00D503FC">
        <w:t>,</w:t>
      </w:r>
      <w:r w:rsidR="004C0D4D" w:rsidRPr="00D503FC">
        <w:t xml:space="preserve"> </w:t>
      </w:r>
      <w:r w:rsidRPr="00D503FC">
        <w:t xml:space="preserve">the distance in </w:t>
      </w:r>
      <w:r w:rsidR="004C0D4D" w:rsidRPr="00D503FC">
        <w:t>its label i</w:t>
      </w:r>
      <w:r w:rsidR="00F2358A" w:rsidRPr="00D503FC">
        <w:t>s</w:t>
      </w:r>
      <w:r w:rsidR="004C0D4D" w:rsidRPr="00D503FC">
        <w:t xml:space="preserve"> the </w:t>
      </w:r>
      <w:r w:rsidRPr="00D503FC">
        <w:t xml:space="preserve">length of the </w:t>
      </w:r>
      <w:r w:rsidR="004C0D4D" w:rsidRPr="00D503FC">
        <w:t>shortest path.</w:t>
      </w:r>
    </w:p>
    <w:p w:rsidR="004C0D4D" w:rsidRPr="00D503FC" w:rsidRDefault="004C0D4D" w:rsidP="00E905B8">
      <w:pPr>
        <w:spacing w:after="120"/>
      </w:pPr>
    </w:p>
    <w:p w:rsidR="004C0D4D" w:rsidRPr="00D503FC" w:rsidRDefault="004C0D4D" w:rsidP="00E905B8">
      <w:pPr>
        <w:spacing w:after="120"/>
      </w:pPr>
      <w:r w:rsidRPr="00D503FC">
        <w:t>Proof: At each iteration</w:t>
      </w:r>
      <w:r w:rsidR="00A64B80" w:rsidRPr="00D503FC">
        <w:t xml:space="preserve"> of the </w:t>
      </w:r>
      <w:r w:rsidR="00A64B80" w:rsidRPr="00D503FC">
        <w:rPr>
          <w:b/>
          <w:i/>
        </w:rPr>
        <w:t>repeat</w:t>
      </w:r>
      <w:r w:rsidR="00A64B80" w:rsidRPr="00D503FC">
        <w:t xml:space="preserve"> loop</w:t>
      </w:r>
      <w:r w:rsidR="00F66E14" w:rsidRPr="00D503FC">
        <w:t>,</w:t>
      </w:r>
      <w:r w:rsidRPr="00D503FC">
        <w:t xml:space="preserve"> the node</w:t>
      </w:r>
      <w:r w:rsidR="00A64B80" w:rsidRPr="00D503FC">
        <w:t>s are partitioned into subsets F</w:t>
      </w:r>
      <w:r w:rsidRPr="00D503FC">
        <w:t xml:space="preserve"> </w:t>
      </w:r>
      <w:r w:rsidR="00F66E14" w:rsidRPr="00D503FC">
        <w:t>and</w:t>
      </w:r>
      <w:r w:rsidR="00A64B80" w:rsidRPr="00D503FC">
        <w:t xml:space="preserve"> V – F</w:t>
      </w:r>
      <w:r w:rsidRPr="00D503FC">
        <w:t>.</w:t>
      </w:r>
    </w:p>
    <w:p w:rsidR="004C0D4D" w:rsidRPr="00D503FC" w:rsidRDefault="009819B4" w:rsidP="00E905B8">
      <w:pPr>
        <w:spacing w:after="120"/>
      </w:pPr>
      <w:r w:rsidRPr="00D503FC">
        <w:t>We prove by i</w:t>
      </w:r>
      <w:r w:rsidR="004C0D4D" w:rsidRPr="00D503FC">
        <w:t xml:space="preserve">nduction on the size of </w:t>
      </w:r>
      <w:r w:rsidRPr="00D503FC">
        <w:t>F</w:t>
      </w:r>
      <w:r w:rsidR="0025692A" w:rsidRPr="00D503FC">
        <w:t xml:space="preserve"> that the label f</w:t>
      </w:r>
      <w:r w:rsidRPr="00D503FC">
        <w:t>or each node i</w:t>
      </w:r>
      <w:r w:rsidR="004C0D4D" w:rsidRPr="00D503FC">
        <w:t xml:space="preserve"> </w:t>
      </w:r>
      <w:r w:rsidR="004C0D4D" w:rsidRPr="00D503FC">
        <w:sym w:font="Symbol" w:char="F0CE"/>
      </w:r>
      <w:r w:rsidRPr="00D503FC">
        <w:t xml:space="preserve"> F</w:t>
      </w:r>
      <w:r w:rsidR="004C0D4D" w:rsidRPr="00D503FC">
        <w:t xml:space="preserve"> is the </w:t>
      </w:r>
      <w:r w:rsidR="00707067" w:rsidRPr="00D503FC">
        <w:t>s</w:t>
      </w:r>
      <w:r w:rsidRPr="00D503FC">
        <w:t>hortest distance from node 1.</w:t>
      </w:r>
    </w:p>
    <w:p w:rsidR="004C0D4D" w:rsidRPr="00D503FC" w:rsidRDefault="004C0D4D" w:rsidP="00E905B8">
      <w:pPr>
        <w:spacing w:after="120"/>
      </w:pPr>
      <w:r w:rsidRPr="00D503FC">
        <w:rPr>
          <w:u w:val="single"/>
        </w:rPr>
        <w:t>Base</w:t>
      </w:r>
      <w:r w:rsidR="009819B4" w:rsidRPr="00D503FC">
        <w:rPr>
          <w:u w:val="single"/>
        </w:rPr>
        <w:t xml:space="preserve"> case</w:t>
      </w:r>
      <w:r w:rsidR="009819B4" w:rsidRPr="00D503FC">
        <w:t>: when |F</w:t>
      </w:r>
      <w:r w:rsidRPr="00D503FC">
        <w:t>|</w:t>
      </w:r>
      <w:r w:rsidR="00416258" w:rsidRPr="00D503FC">
        <w:t xml:space="preserve"> </w:t>
      </w:r>
      <w:r w:rsidRPr="00D503FC">
        <w:t>=</w:t>
      </w:r>
      <w:r w:rsidR="00416258" w:rsidRPr="00D503FC">
        <w:t xml:space="preserve"> </w:t>
      </w:r>
      <w:r w:rsidRPr="00D503FC">
        <w:t>1, the only node i</w:t>
      </w:r>
      <w:r w:rsidR="00416258" w:rsidRPr="00D503FC">
        <w:t>n</w:t>
      </w:r>
      <w:r w:rsidR="009819B4" w:rsidRPr="00D503FC">
        <w:t xml:space="preserve"> F is 1</w:t>
      </w:r>
      <w:r w:rsidRPr="00D503FC">
        <w:t>. It is correctly labeled with a distance 0.</w:t>
      </w:r>
    </w:p>
    <w:p w:rsidR="004C0D4D" w:rsidRPr="00D503FC" w:rsidRDefault="004C0D4D" w:rsidP="00E905B8">
      <w:pPr>
        <w:spacing w:after="120"/>
      </w:pPr>
      <w:r w:rsidRPr="00D503FC">
        <w:rPr>
          <w:u w:val="single"/>
        </w:rPr>
        <w:t xml:space="preserve">Inductive </w:t>
      </w:r>
      <w:r w:rsidR="00707067" w:rsidRPr="00D503FC">
        <w:rPr>
          <w:u w:val="single"/>
        </w:rPr>
        <w:t>s</w:t>
      </w:r>
      <w:r w:rsidRPr="00D503FC">
        <w:rPr>
          <w:u w:val="single"/>
        </w:rPr>
        <w:t>tep</w:t>
      </w:r>
      <w:r w:rsidRPr="00D503FC">
        <w:t>:</w:t>
      </w:r>
      <w:r w:rsidR="009819B4" w:rsidRPr="00D503FC">
        <w:t xml:space="preserve"> Assume for |F| = k</w:t>
      </w:r>
      <w:r w:rsidRPr="00D503FC">
        <w:t xml:space="preserve"> </w:t>
      </w:r>
      <w:r w:rsidR="00707067" w:rsidRPr="00D503FC">
        <w:t>and</w:t>
      </w:r>
      <w:r w:rsidRPr="00D503FC">
        <w:t xml:space="preserve"> </w:t>
      </w:r>
      <w:r w:rsidR="00707067" w:rsidRPr="00D503FC">
        <w:t>p</w:t>
      </w:r>
      <w:r w:rsidR="009819B4" w:rsidRPr="00D503FC">
        <w:t>rove for |F| = k</w:t>
      </w:r>
      <w:r w:rsidR="00416258" w:rsidRPr="00D503FC">
        <w:t xml:space="preserve"> </w:t>
      </w:r>
      <w:r w:rsidRPr="00D503FC">
        <w:t>+</w:t>
      </w:r>
      <w:r w:rsidR="00416258" w:rsidRPr="00D503FC">
        <w:t xml:space="preserve"> </w:t>
      </w:r>
      <w:r w:rsidRPr="00D503FC">
        <w:t xml:space="preserve">1. Suppose that node i with d(i) = min{d(j): j </w:t>
      </w:r>
      <w:r w:rsidRPr="00D503FC">
        <w:sym w:font="Symbol" w:char="F0CE"/>
      </w:r>
      <w:r w:rsidRPr="00D503FC">
        <w:t xml:space="preserve"> </w:t>
      </w:r>
      <w:r w:rsidR="009819B4" w:rsidRPr="00D503FC">
        <w:t xml:space="preserve"> V – F</w:t>
      </w:r>
      <w:r w:rsidRPr="00D503FC">
        <w:t>}</w:t>
      </w:r>
      <w:r w:rsidR="00F2358A" w:rsidRPr="00D503FC">
        <w:t xml:space="preserve"> i</w:t>
      </w:r>
      <w:r w:rsidRPr="00D503FC">
        <w:t xml:space="preserve">s </w:t>
      </w:r>
      <w:r w:rsidR="009819B4" w:rsidRPr="00D503FC">
        <w:t>added to F</w:t>
      </w:r>
      <w:r w:rsidRPr="00D503FC">
        <w:t>,</w:t>
      </w:r>
      <w:r w:rsidR="009819B4" w:rsidRPr="00D503FC">
        <w:t xml:space="preserve"> and assume by contradiction that</w:t>
      </w:r>
      <w:r w:rsidRPr="00D503FC">
        <w:t xml:space="preserve"> its label d(i) is not the shortest </w:t>
      </w:r>
      <w:r w:rsidR="00707067" w:rsidRPr="00D503FC">
        <w:t>p</w:t>
      </w:r>
      <w:r w:rsidRPr="00D503FC">
        <w:t>ath label.</w:t>
      </w:r>
      <w:r w:rsidR="009819B4" w:rsidRPr="00D503FC">
        <w:t xml:space="preserve"> </w:t>
      </w:r>
      <w:r w:rsidRPr="00D503FC">
        <w:t>Then</w:t>
      </w:r>
      <w:r w:rsidR="00707067" w:rsidRPr="00D503FC">
        <w:t>,</w:t>
      </w:r>
      <w:r w:rsidRPr="00D503FC">
        <w:t xml:space="preserve"> there should be some nodes i</w:t>
      </w:r>
      <w:r w:rsidR="00707067" w:rsidRPr="00D503FC">
        <w:t>n</w:t>
      </w:r>
      <w:r w:rsidR="009819B4" w:rsidRPr="00D503FC">
        <w:t xml:space="preserve"> V – F </w:t>
      </w:r>
      <w:r w:rsidRPr="00D503FC">
        <w:t>along the shortest path</w:t>
      </w:r>
      <w:r w:rsidR="00707067" w:rsidRPr="00D503FC">
        <w:t xml:space="preserve"> from</w:t>
      </w:r>
      <w:r w:rsidRPr="00D503FC">
        <w:t xml:space="preserve"> 1 to i.</w:t>
      </w:r>
    </w:p>
    <w:p w:rsidR="004C0D4D" w:rsidRPr="00D503FC" w:rsidRDefault="004C0D4D" w:rsidP="00E905B8">
      <w:pPr>
        <w:spacing w:after="120"/>
      </w:pPr>
    </w:p>
    <w:p w:rsidR="004C0D4D" w:rsidRPr="00D503FC" w:rsidRDefault="009819B4" w:rsidP="00E905B8">
      <w:pPr>
        <w:spacing w:after="120"/>
      </w:pPr>
      <w:r w:rsidRPr="00D503FC">
        <w:t xml:space="preserve">Let j be the first node in V – F </w:t>
      </w:r>
      <w:r w:rsidR="004C0D4D" w:rsidRPr="00D503FC">
        <w:t xml:space="preserve">on the shortest </w:t>
      </w:r>
      <w:r w:rsidR="00707067" w:rsidRPr="00D503FC">
        <w:t>p</w:t>
      </w:r>
      <w:r w:rsidR="004C0D4D" w:rsidRPr="00D503FC">
        <w:t>ath from 1 to i.</w:t>
      </w:r>
      <w:r w:rsidRPr="00D503FC">
        <w:t xml:space="preserve"> T</w:t>
      </w:r>
      <w:r w:rsidR="004C0D4D" w:rsidRPr="00D503FC">
        <w:t xml:space="preserve">he length of shortest path from 1 to i </w:t>
      </w:r>
      <w:r w:rsidRPr="00D503FC">
        <w:t>is</w:t>
      </w:r>
      <w:r w:rsidR="004C0D4D" w:rsidRPr="00D503FC">
        <w:t xml:space="preserve"> d(i) + C</w:t>
      </w:r>
      <w:r w:rsidR="004C0D4D" w:rsidRPr="00D503FC">
        <w:rPr>
          <w:vertAlign w:val="subscript"/>
        </w:rPr>
        <w:t>ji</w:t>
      </w:r>
      <w:r w:rsidR="00F2358A" w:rsidRPr="00D503FC">
        <w:t>.</w:t>
      </w:r>
      <w:r w:rsidRPr="00D503FC">
        <w:t xml:space="preserve"> </w:t>
      </w:r>
      <w:r w:rsidR="004C0D4D" w:rsidRPr="00D503FC">
        <w:t xml:space="preserve">Since d(i) is not the </w:t>
      </w:r>
      <w:r w:rsidR="00707067" w:rsidRPr="00D503FC">
        <w:t>s</w:t>
      </w:r>
      <w:r w:rsidR="004C0D4D" w:rsidRPr="00D503FC">
        <w:t>hortest label, d(j) + C</w:t>
      </w:r>
      <w:r w:rsidR="004C0D4D" w:rsidRPr="00D503FC">
        <w:rPr>
          <w:vertAlign w:val="subscript"/>
        </w:rPr>
        <w:t>ji</w:t>
      </w:r>
      <w:r w:rsidR="004C0D4D" w:rsidRPr="00D503FC">
        <w:t xml:space="preserve"> &lt; d(i)</w:t>
      </w:r>
      <w:r w:rsidR="00707067" w:rsidRPr="00D503FC">
        <w:t>,</w:t>
      </w:r>
      <w:r w:rsidR="004C0D4D" w:rsidRPr="00D503FC">
        <w:t xml:space="preserve"> and </w:t>
      </w:r>
      <w:r w:rsidR="00707067" w:rsidRPr="00D503FC">
        <w:t>s</w:t>
      </w:r>
      <w:r w:rsidR="004C0D4D" w:rsidRPr="00D503FC">
        <w:t>ince C</w:t>
      </w:r>
      <w:r w:rsidR="004C0D4D" w:rsidRPr="00D503FC">
        <w:rPr>
          <w:vertAlign w:val="subscript"/>
        </w:rPr>
        <w:t>ji</w:t>
      </w:r>
      <w:r w:rsidR="004C0D4D" w:rsidRPr="00D503FC">
        <w:t xml:space="preserve"> </w:t>
      </w:r>
      <w:r w:rsidRPr="00D503FC">
        <w:t xml:space="preserve">is positive, we have d(j)&lt;d(i). </w:t>
      </w:r>
      <w:r w:rsidR="004C0D4D" w:rsidRPr="00D503FC">
        <w:t xml:space="preserve">This contradicts that d(i) is the minimum of d(j) </w:t>
      </w:r>
      <w:r w:rsidR="004C0D4D" w:rsidRPr="00D503FC">
        <w:sym w:font="Symbol" w:char="F0CE"/>
      </w:r>
      <w:r w:rsidRPr="00D503FC">
        <w:t xml:space="preserve"> V – F</w:t>
      </w:r>
      <w:r w:rsidR="004C0D4D" w:rsidRPr="00D503FC">
        <w:t>.</w:t>
      </w:r>
    </w:p>
    <w:p w:rsidR="004C0D4D" w:rsidRDefault="004C0D4D" w:rsidP="00E905B8">
      <w:pPr>
        <w:spacing w:after="120"/>
      </w:pPr>
    </w:p>
    <w:p w:rsidR="006F39D0" w:rsidRPr="00D503FC" w:rsidRDefault="006F39D0" w:rsidP="00E905B8">
      <w:pPr>
        <w:spacing w:after="120"/>
      </w:pPr>
    </w:p>
    <w:p w:rsidR="00A46224" w:rsidRDefault="00A46224" w:rsidP="006F39D0">
      <w:pPr>
        <w:spacing w:after="120"/>
        <w:rPr>
          <w:b/>
        </w:rPr>
      </w:pPr>
    </w:p>
    <w:p w:rsidR="00A46224" w:rsidRDefault="00A46224" w:rsidP="006F39D0">
      <w:pPr>
        <w:spacing w:after="120"/>
        <w:rPr>
          <w:b/>
        </w:rPr>
      </w:pPr>
    </w:p>
    <w:p w:rsidR="00A46224" w:rsidRDefault="00A46224" w:rsidP="006F39D0">
      <w:pPr>
        <w:spacing w:after="120"/>
        <w:rPr>
          <w:b/>
        </w:rPr>
      </w:pPr>
    </w:p>
    <w:p w:rsidR="00A46224" w:rsidRDefault="00A46224" w:rsidP="006F39D0">
      <w:pPr>
        <w:spacing w:after="120"/>
        <w:rPr>
          <w:b/>
        </w:rPr>
      </w:pPr>
    </w:p>
    <w:p w:rsidR="006F39D0" w:rsidRDefault="006F39D0" w:rsidP="006F39D0">
      <w:pPr>
        <w:spacing w:after="120"/>
        <w:rPr>
          <w:b/>
        </w:rPr>
      </w:pPr>
      <w:r>
        <w:rPr>
          <w:b/>
        </w:rPr>
        <w:lastRenderedPageBreak/>
        <w:t>4.3</w:t>
      </w:r>
    </w:p>
    <w:p w:rsidR="009819B4" w:rsidRPr="00D503FC" w:rsidRDefault="009819B4" w:rsidP="006F39D0">
      <w:pPr>
        <w:spacing w:after="120"/>
        <w:rPr>
          <w:b/>
        </w:rPr>
      </w:pPr>
    </w:p>
    <w:p w:rsidR="00A46224" w:rsidRDefault="00291916" w:rsidP="00A46224">
      <w:pPr>
        <w:spacing w:after="120"/>
        <w:ind w:hanging="450"/>
        <w:rPr>
          <w:rFonts w:cs="Times New Roman"/>
        </w:rPr>
      </w:pPr>
      <w:r w:rsidRPr="00D503FC">
        <w:rPr>
          <w:b/>
        </w:rPr>
        <w:t xml:space="preserve">19) </w:t>
      </w:r>
      <w:r w:rsidR="007E6FF4" w:rsidRPr="00D503FC">
        <w:rPr>
          <w:rFonts w:cs="Times New Roman"/>
        </w:rPr>
        <w:t xml:space="preserve">Consider the following jobs and service times. Use the algorithm in </w:t>
      </w:r>
      <w:r w:rsidR="00E36108" w:rsidRPr="00D503FC">
        <w:rPr>
          <w:rFonts w:cs="Times New Roman"/>
        </w:rPr>
        <w:t>S</w:t>
      </w:r>
      <w:r w:rsidR="007E6FF4" w:rsidRPr="00D503FC">
        <w:rPr>
          <w:rFonts w:cs="Times New Roman"/>
        </w:rPr>
        <w:t>ection 4.3.1 to minimize the total amoun</w:t>
      </w:r>
      <w:r w:rsidR="00A46224">
        <w:rPr>
          <w:rFonts w:cs="Times New Roman"/>
        </w:rPr>
        <w:t>t of tunes spent in the system.</w:t>
      </w:r>
    </w:p>
    <w:p w:rsidR="00A46224" w:rsidRPr="00D503FC" w:rsidRDefault="00A46224" w:rsidP="00E905B8">
      <w:pPr>
        <w:spacing w:after="120"/>
        <w:rPr>
          <w:rFonts w:cs="Times New Roman"/>
        </w:rPr>
      </w:pPr>
    </w:p>
    <w:tbl>
      <w:tblPr>
        <w:tblStyle w:val="TableGrid"/>
        <w:tblW w:w="0" w:type="auto"/>
        <w:tblInd w:w="1818" w:type="dxa"/>
        <w:tblLook w:val="04A0" w:firstRow="1" w:lastRow="0" w:firstColumn="1" w:lastColumn="0" w:noHBand="0" w:noVBand="1"/>
      </w:tblPr>
      <w:tblGrid>
        <w:gridCol w:w="670"/>
        <w:gridCol w:w="1623"/>
      </w:tblGrid>
      <w:tr w:rsidR="007E6FF4" w:rsidRPr="00D503FC" w:rsidTr="007A125A">
        <w:tc>
          <w:tcPr>
            <w:tcW w:w="670" w:type="dxa"/>
          </w:tcPr>
          <w:p w:rsidR="007E6FF4" w:rsidRPr="00D503FC" w:rsidRDefault="007E6FF4" w:rsidP="00E905B8">
            <w:pPr>
              <w:spacing w:after="120"/>
              <w:jc w:val="center"/>
              <w:rPr>
                <w:rFonts w:cs="Times New Roman"/>
              </w:rPr>
            </w:pPr>
            <w:r w:rsidRPr="00D503FC">
              <w:rPr>
                <w:rFonts w:cs="Times New Roman"/>
              </w:rPr>
              <w:t>Job</w:t>
            </w:r>
          </w:p>
        </w:tc>
        <w:tc>
          <w:tcPr>
            <w:tcW w:w="1623" w:type="dxa"/>
          </w:tcPr>
          <w:p w:rsidR="007E6FF4" w:rsidRPr="00D503FC" w:rsidRDefault="007E6FF4" w:rsidP="00E905B8">
            <w:pPr>
              <w:spacing w:after="120"/>
              <w:jc w:val="center"/>
              <w:rPr>
                <w:rFonts w:cs="Times New Roman"/>
              </w:rPr>
            </w:pPr>
            <w:r w:rsidRPr="00D503FC">
              <w:rPr>
                <w:rFonts w:cs="Times New Roman"/>
              </w:rPr>
              <w:t>Service Time</w:t>
            </w:r>
          </w:p>
        </w:tc>
      </w:tr>
      <w:tr w:rsidR="007E6FF4" w:rsidRPr="00D503FC" w:rsidTr="007A125A">
        <w:tc>
          <w:tcPr>
            <w:tcW w:w="670" w:type="dxa"/>
          </w:tcPr>
          <w:p w:rsidR="007E6FF4" w:rsidRPr="00D503FC" w:rsidRDefault="007E6FF4" w:rsidP="00E905B8">
            <w:pPr>
              <w:spacing w:after="120"/>
              <w:jc w:val="center"/>
              <w:rPr>
                <w:rFonts w:cs="Times New Roman"/>
              </w:rPr>
            </w:pPr>
            <w:r w:rsidRPr="00D503FC">
              <w:rPr>
                <w:rFonts w:cs="Times New Roman"/>
              </w:rPr>
              <w:t>1</w:t>
            </w:r>
          </w:p>
        </w:tc>
        <w:tc>
          <w:tcPr>
            <w:tcW w:w="1623" w:type="dxa"/>
          </w:tcPr>
          <w:p w:rsidR="007E6FF4" w:rsidRPr="00D503FC" w:rsidRDefault="007E6FF4" w:rsidP="00E905B8">
            <w:pPr>
              <w:spacing w:after="120"/>
              <w:jc w:val="center"/>
              <w:rPr>
                <w:rFonts w:cs="Times New Roman"/>
              </w:rPr>
            </w:pPr>
            <w:r w:rsidRPr="00D503FC">
              <w:rPr>
                <w:rFonts w:cs="Times New Roman"/>
              </w:rPr>
              <w:t>7</w:t>
            </w:r>
          </w:p>
        </w:tc>
      </w:tr>
      <w:tr w:rsidR="007E6FF4" w:rsidRPr="00D503FC" w:rsidTr="007A125A">
        <w:tc>
          <w:tcPr>
            <w:tcW w:w="670" w:type="dxa"/>
          </w:tcPr>
          <w:p w:rsidR="007E6FF4" w:rsidRPr="00D503FC" w:rsidRDefault="007E6FF4" w:rsidP="00E905B8">
            <w:pPr>
              <w:spacing w:after="120"/>
              <w:jc w:val="center"/>
              <w:rPr>
                <w:rFonts w:cs="Times New Roman"/>
              </w:rPr>
            </w:pPr>
            <w:r w:rsidRPr="00D503FC">
              <w:rPr>
                <w:rFonts w:cs="Times New Roman"/>
              </w:rPr>
              <w:t>2</w:t>
            </w:r>
          </w:p>
        </w:tc>
        <w:tc>
          <w:tcPr>
            <w:tcW w:w="1623" w:type="dxa"/>
          </w:tcPr>
          <w:p w:rsidR="007E6FF4" w:rsidRPr="00D503FC" w:rsidRDefault="007E6FF4" w:rsidP="00E905B8">
            <w:pPr>
              <w:spacing w:after="120"/>
              <w:jc w:val="center"/>
              <w:rPr>
                <w:rFonts w:cs="Times New Roman"/>
              </w:rPr>
            </w:pPr>
            <w:r w:rsidRPr="00D503FC">
              <w:rPr>
                <w:rFonts w:cs="Times New Roman"/>
              </w:rPr>
              <w:t>3</w:t>
            </w:r>
          </w:p>
        </w:tc>
      </w:tr>
      <w:tr w:rsidR="007E6FF4" w:rsidRPr="00D503FC" w:rsidTr="007A125A">
        <w:tc>
          <w:tcPr>
            <w:tcW w:w="670" w:type="dxa"/>
          </w:tcPr>
          <w:p w:rsidR="007E6FF4" w:rsidRPr="00D503FC" w:rsidRDefault="007E6FF4" w:rsidP="00E905B8">
            <w:pPr>
              <w:spacing w:after="120"/>
              <w:jc w:val="center"/>
              <w:rPr>
                <w:rFonts w:cs="Times New Roman"/>
              </w:rPr>
            </w:pPr>
            <w:r w:rsidRPr="00D503FC">
              <w:rPr>
                <w:rFonts w:cs="Times New Roman"/>
              </w:rPr>
              <w:t>3</w:t>
            </w:r>
          </w:p>
        </w:tc>
        <w:tc>
          <w:tcPr>
            <w:tcW w:w="1623" w:type="dxa"/>
          </w:tcPr>
          <w:p w:rsidR="007E6FF4" w:rsidRPr="00D503FC" w:rsidRDefault="007E6FF4" w:rsidP="00E905B8">
            <w:pPr>
              <w:spacing w:after="120"/>
              <w:jc w:val="center"/>
              <w:rPr>
                <w:rFonts w:cs="Times New Roman"/>
              </w:rPr>
            </w:pPr>
            <w:r w:rsidRPr="00D503FC">
              <w:rPr>
                <w:rFonts w:cs="Times New Roman"/>
              </w:rPr>
              <w:t>10</w:t>
            </w:r>
          </w:p>
        </w:tc>
      </w:tr>
      <w:tr w:rsidR="007E6FF4" w:rsidRPr="00D503FC" w:rsidTr="007A125A">
        <w:tc>
          <w:tcPr>
            <w:tcW w:w="670" w:type="dxa"/>
          </w:tcPr>
          <w:p w:rsidR="007E6FF4" w:rsidRPr="00D503FC" w:rsidRDefault="007E6FF4" w:rsidP="00E905B8">
            <w:pPr>
              <w:spacing w:after="120"/>
              <w:jc w:val="center"/>
              <w:rPr>
                <w:rFonts w:cs="Times New Roman"/>
              </w:rPr>
            </w:pPr>
            <w:r w:rsidRPr="00D503FC">
              <w:rPr>
                <w:rFonts w:cs="Times New Roman"/>
              </w:rPr>
              <w:t>4</w:t>
            </w:r>
          </w:p>
        </w:tc>
        <w:tc>
          <w:tcPr>
            <w:tcW w:w="1623" w:type="dxa"/>
          </w:tcPr>
          <w:p w:rsidR="007E6FF4" w:rsidRPr="00D503FC" w:rsidRDefault="007E6FF4" w:rsidP="00E905B8">
            <w:pPr>
              <w:spacing w:after="120"/>
              <w:jc w:val="center"/>
              <w:rPr>
                <w:rFonts w:cs="Times New Roman"/>
              </w:rPr>
            </w:pPr>
            <w:r w:rsidRPr="00D503FC">
              <w:rPr>
                <w:rFonts w:cs="Times New Roman"/>
              </w:rPr>
              <w:t>5</w:t>
            </w:r>
          </w:p>
        </w:tc>
      </w:tr>
    </w:tbl>
    <w:p w:rsidR="007E6FF4" w:rsidRPr="00D503FC" w:rsidRDefault="007E6FF4" w:rsidP="00E905B8">
      <w:pPr>
        <w:spacing w:after="120"/>
        <w:rPr>
          <w:rFonts w:cs="Times New Roman"/>
        </w:rPr>
      </w:pPr>
    </w:p>
    <w:p w:rsidR="007E6FF4" w:rsidRPr="00D503FC" w:rsidRDefault="007E6FF4" w:rsidP="00E905B8">
      <w:pPr>
        <w:spacing w:after="120"/>
        <w:rPr>
          <w:rFonts w:cs="Times New Roman"/>
        </w:rPr>
      </w:pPr>
      <w:r w:rsidRPr="00D503FC">
        <w:rPr>
          <w:rFonts w:cs="Times New Roman"/>
        </w:rPr>
        <w:t>Sol</w:t>
      </w:r>
      <w:r w:rsidR="000B5376" w:rsidRPr="00D503FC">
        <w:rPr>
          <w:rFonts w:cs="Times New Roman"/>
        </w:rPr>
        <w:t>ution</w:t>
      </w:r>
      <w:r w:rsidRPr="00D503FC">
        <w:rPr>
          <w:rFonts w:cs="Times New Roman"/>
        </w:rPr>
        <w:t>:</w:t>
      </w:r>
    </w:p>
    <w:p w:rsidR="007E6FF4" w:rsidRPr="00D503FC" w:rsidRDefault="007E6FF4" w:rsidP="00E905B8">
      <w:pPr>
        <w:spacing w:after="120"/>
        <w:rPr>
          <w:rFonts w:cs="Times New Roman"/>
        </w:rPr>
      </w:pPr>
      <w:r w:rsidRPr="00D503FC">
        <w:rPr>
          <w:rFonts w:cs="Times New Roman"/>
          <w:u w:val="double"/>
        </w:rPr>
        <w:t>Step1:</w:t>
      </w:r>
      <w:r w:rsidRPr="00D503FC">
        <w:rPr>
          <w:rFonts w:cs="Times New Roman"/>
        </w:rPr>
        <w:t xml:space="preserve"> Arrange and sort the jobs by service time in nondecreasing order.</w:t>
      </w:r>
    </w:p>
    <w:p w:rsidR="007E6FF4" w:rsidRPr="00D503FC" w:rsidRDefault="007E6FF4" w:rsidP="00E905B8">
      <w:pPr>
        <w:spacing w:after="120"/>
        <w:rPr>
          <w:rFonts w:cs="Times New Roman"/>
        </w:rPr>
      </w:pPr>
    </w:p>
    <w:p w:rsidR="007E6FF4" w:rsidRPr="00D503FC" w:rsidRDefault="007E6FF4" w:rsidP="00E905B8">
      <w:pPr>
        <w:spacing w:after="120"/>
        <w:jc w:val="center"/>
        <w:rPr>
          <w:rFonts w:cs="Times New Roman"/>
        </w:rPr>
      </w:pPr>
      <w:r w:rsidRPr="00D503FC">
        <w:rPr>
          <w:rFonts w:cs="Times New Roman"/>
          <w:position w:val="-10"/>
        </w:rPr>
        <w:object w:dxaOrig="3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3.5pt" o:ole="">
            <v:imagedata r:id="rId19" o:title=""/>
          </v:shape>
          <o:OLEObject Type="Embed" ProgID="Equation.DSMT4" ShapeID="_x0000_i1025" DrawAspect="Content" ObjectID="_1462770766" r:id="rId20"/>
        </w:object>
      </w:r>
    </w:p>
    <w:p w:rsidR="007E6FF4" w:rsidRPr="00D503FC" w:rsidRDefault="007E6FF4" w:rsidP="00E905B8">
      <w:pPr>
        <w:spacing w:after="12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120"/>
      </w:tblGrid>
      <w:tr w:rsidR="007E6FF4" w:rsidRPr="00D503FC" w:rsidTr="007A125A">
        <w:tc>
          <w:tcPr>
            <w:tcW w:w="2718" w:type="dxa"/>
          </w:tcPr>
          <w:p w:rsidR="007E6FF4" w:rsidRPr="00D503FC" w:rsidRDefault="007E6FF4" w:rsidP="00E905B8">
            <w:pPr>
              <w:spacing w:after="120"/>
              <w:jc w:val="center"/>
              <w:rPr>
                <w:rFonts w:cs="Times New Roman"/>
              </w:rPr>
            </w:pPr>
            <w:r w:rsidRPr="00D503FC">
              <w:rPr>
                <w:rFonts w:cs="Times New Roman"/>
              </w:rPr>
              <w:t>Schedule</w:t>
            </w:r>
          </w:p>
        </w:tc>
        <w:tc>
          <w:tcPr>
            <w:tcW w:w="6120" w:type="dxa"/>
          </w:tcPr>
          <w:p w:rsidR="007E6FF4" w:rsidRPr="00D503FC" w:rsidRDefault="007E6FF4" w:rsidP="00E905B8">
            <w:pPr>
              <w:spacing w:after="120"/>
              <w:jc w:val="center"/>
              <w:rPr>
                <w:rFonts w:cs="Times New Roman"/>
              </w:rPr>
            </w:pPr>
            <w:r w:rsidRPr="00D503FC">
              <w:rPr>
                <w:rFonts w:cs="Times New Roman"/>
              </w:rPr>
              <w:t xml:space="preserve">Total Time in the </w:t>
            </w:r>
            <w:r w:rsidR="000B5376" w:rsidRPr="00D503FC">
              <w:rPr>
                <w:rFonts w:cs="Times New Roman"/>
              </w:rPr>
              <w:t>S</w:t>
            </w:r>
            <w:r w:rsidRPr="00D503FC">
              <w:rPr>
                <w:rFonts w:cs="Times New Roman"/>
              </w:rPr>
              <w:t>ystem</w:t>
            </w:r>
          </w:p>
        </w:tc>
      </w:tr>
      <w:tr w:rsidR="007E6FF4" w:rsidRPr="00D503FC" w:rsidTr="007A125A">
        <w:tc>
          <w:tcPr>
            <w:tcW w:w="2718" w:type="dxa"/>
          </w:tcPr>
          <w:p w:rsidR="007E6FF4" w:rsidRPr="00D503FC" w:rsidRDefault="007E6FF4" w:rsidP="00E905B8">
            <w:pPr>
              <w:spacing w:after="120"/>
              <w:jc w:val="center"/>
              <w:rPr>
                <w:rFonts w:cs="Times New Roman"/>
              </w:rPr>
            </w:pPr>
            <w:r w:rsidRPr="00D503FC">
              <w:rPr>
                <w:rFonts w:cs="Times New Roman"/>
              </w:rPr>
              <w:t>[</w:t>
            </w:r>
            <w:r w:rsidRPr="00D503FC">
              <w:rPr>
                <w:rFonts w:cs="Times New Roman"/>
                <w:i/>
              </w:rPr>
              <w:t>t</w:t>
            </w:r>
            <w:r w:rsidRPr="00D503FC">
              <w:rPr>
                <w:rFonts w:cs="Times New Roman"/>
                <w:vertAlign w:val="subscript"/>
              </w:rPr>
              <w:t>2</w:t>
            </w:r>
            <w:r w:rsidRPr="00D503FC">
              <w:rPr>
                <w:rFonts w:cs="Times New Roman"/>
              </w:rPr>
              <w:t xml:space="preserve">, </w:t>
            </w:r>
            <w:r w:rsidRPr="00D503FC">
              <w:rPr>
                <w:rFonts w:cs="Times New Roman"/>
                <w:i/>
              </w:rPr>
              <w:t>t</w:t>
            </w:r>
            <w:r w:rsidRPr="00D503FC">
              <w:rPr>
                <w:rFonts w:cs="Times New Roman"/>
                <w:vertAlign w:val="subscript"/>
              </w:rPr>
              <w:t>4</w:t>
            </w:r>
            <w:r w:rsidRPr="00D503FC">
              <w:rPr>
                <w:rFonts w:cs="Times New Roman"/>
              </w:rPr>
              <w:t xml:space="preserve">, </w:t>
            </w:r>
            <w:r w:rsidRPr="00D503FC">
              <w:rPr>
                <w:rFonts w:cs="Times New Roman"/>
                <w:i/>
              </w:rPr>
              <w:t>t</w:t>
            </w:r>
            <w:r w:rsidRPr="00D503FC">
              <w:rPr>
                <w:rFonts w:cs="Times New Roman"/>
                <w:vertAlign w:val="subscript"/>
              </w:rPr>
              <w:t>1</w:t>
            </w:r>
            <w:r w:rsidRPr="00D503FC">
              <w:rPr>
                <w:rFonts w:cs="Times New Roman"/>
              </w:rPr>
              <w:t xml:space="preserve">, </w:t>
            </w:r>
            <w:r w:rsidRPr="00D503FC">
              <w:rPr>
                <w:rFonts w:cs="Times New Roman"/>
                <w:i/>
              </w:rPr>
              <w:t>t</w:t>
            </w:r>
            <w:r w:rsidRPr="00D503FC">
              <w:rPr>
                <w:rFonts w:cs="Times New Roman"/>
                <w:vertAlign w:val="subscript"/>
              </w:rPr>
              <w:t>3</w:t>
            </w:r>
            <w:r w:rsidRPr="00D503FC">
              <w:rPr>
                <w:rFonts w:cs="Times New Roman"/>
              </w:rPr>
              <w:t>]</w:t>
            </w:r>
          </w:p>
        </w:tc>
        <w:tc>
          <w:tcPr>
            <w:tcW w:w="6120" w:type="dxa"/>
          </w:tcPr>
          <w:p w:rsidR="007E6FF4" w:rsidRPr="00D503FC" w:rsidRDefault="007E6FF4" w:rsidP="00E905B8">
            <w:pPr>
              <w:spacing w:after="120"/>
              <w:jc w:val="center"/>
              <w:rPr>
                <w:rFonts w:cs="Times New Roman"/>
              </w:rPr>
            </w:pPr>
            <w:r w:rsidRPr="00D503FC">
              <w:rPr>
                <w:rFonts w:cs="Times New Roman"/>
              </w:rPr>
              <w:t>3 + (3 + 5) + (3 + 5 + 7) + (3 + 5 + 7 + 10) = 51</w:t>
            </w:r>
          </w:p>
        </w:tc>
      </w:tr>
    </w:tbl>
    <w:p w:rsidR="007E6FF4" w:rsidRPr="00D503FC" w:rsidRDefault="007E6FF4" w:rsidP="00E905B8">
      <w:pPr>
        <w:spacing w:after="120"/>
        <w:rPr>
          <w:rFonts w:cs="Times New Roman"/>
        </w:rPr>
      </w:pPr>
    </w:p>
    <w:p w:rsidR="007E6FF4" w:rsidRPr="00D503FC" w:rsidRDefault="007E6FF4" w:rsidP="00E905B8">
      <w:pPr>
        <w:spacing w:after="120"/>
        <w:rPr>
          <w:rFonts w:cs="Times New Roman"/>
        </w:rPr>
      </w:pPr>
      <w:r w:rsidRPr="00D503FC">
        <w:rPr>
          <w:rFonts w:cs="Times New Roman"/>
        </w:rPr>
        <w:t xml:space="preserve">Schedule [2, 4, 1, </w:t>
      </w:r>
      <w:r w:rsidR="00B55B55" w:rsidRPr="00D503FC">
        <w:rPr>
          <w:rFonts w:cs="Times New Roman"/>
        </w:rPr>
        <w:t>3] is optional with a total time</w:t>
      </w:r>
      <w:r w:rsidRPr="00D503FC">
        <w:rPr>
          <w:rFonts w:cs="Times New Roman"/>
        </w:rPr>
        <w:t xml:space="preserve"> of 32.</w:t>
      </w:r>
    </w:p>
    <w:p w:rsidR="00291916" w:rsidRPr="00D503FC" w:rsidRDefault="00291916" w:rsidP="00E905B8">
      <w:pPr>
        <w:spacing w:after="120"/>
        <w:ind w:hanging="450"/>
        <w:rPr>
          <w:b/>
        </w:rPr>
      </w:pPr>
    </w:p>
    <w:p w:rsidR="00291916" w:rsidRPr="00D503FC" w:rsidRDefault="00291916" w:rsidP="00E905B8">
      <w:pPr>
        <w:spacing w:after="120"/>
        <w:ind w:hanging="450"/>
        <w:rPr>
          <w:b/>
        </w:rPr>
      </w:pPr>
    </w:p>
    <w:p w:rsidR="00B55B55" w:rsidRPr="00D503FC" w:rsidRDefault="00B55B55" w:rsidP="00E905B8">
      <w:pPr>
        <w:spacing w:after="120"/>
        <w:ind w:hanging="450"/>
        <w:rPr>
          <w:b/>
        </w:rPr>
      </w:pPr>
    </w:p>
    <w:p w:rsidR="002242C6" w:rsidRDefault="00A46224" w:rsidP="00E905B8">
      <w:pPr>
        <w:pageBreakBefore/>
        <w:spacing w:after="120"/>
      </w:pPr>
      <w:r w:rsidRPr="00A46224">
        <w:rPr>
          <w:b/>
        </w:rPr>
        <w:lastRenderedPageBreak/>
        <w:t>20)</w:t>
      </w:r>
      <w:r w:rsidR="002242C6">
        <w:t xml:space="preserve"> Implement the algorithm in Section 4.3.1 on your system, and run</w:t>
      </w:r>
      <w:r w:rsidR="00D503FC">
        <w:t xml:space="preserve"> it on the instance in Exercise</w:t>
      </w:r>
      <w:r w:rsidR="002242C6">
        <w:t xml:space="preserve"> 19.</w:t>
      </w:r>
    </w:p>
    <w:p w:rsidR="002242C6" w:rsidRDefault="002242C6" w:rsidP="00E905B8">
      <w:pPr>
        <w:spacing w:after="120"/>
      </w:pPr>
      <w:r>
        <w:rPr>
          <w:noProof/>
        </w:rPr>
        <w:drawing>
          <wp:inline distT="0" distB="0" distL="0" distR="0" wp14:anchorId="4B8F3D17" wp14:editId="512766CF">
            <wp:extent cx="3891915" cy="35560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3891915" cy="3556000"/>
                    </a:xfrm>
                    <a:prstGeom prst="rect">
                      <a:avLst/>
                    </a:prstGeom>
                    <a:noFill/>
                    <a:ln w="9525">
                      <a:noFill/>
                      <a:miter lim="800000"/>
                      <a:headEnd/>
                      <a:tailEnd/>
                    </a:ln>
                  </pic:spPr>
                </pic:pic>
              </a:graphicData>
            </a:graphic>
          </wp:inline>
        </w:drawing>
      </w:r>
    </w:p>
    <w:p w:rsidR="00A421A8" w:rsidRDefault="00A421A8" w:rsidP="00D503FC">
      <w:pPr>
        <w:autoSpaceDE w:val="0"/>
        <w:autoSpaceDN w:val="0"/>
        <w:adjustRightInd w:val="0"/>
        <w:spacing w:after="120"/>
        <w:rPr>
          <w:b/>
        </w:rPr>
      </w:pPr>
    </w:p>
    <w:p w:rsidR="00A421A8" w:rsidRDefault="00A421A8" w:rsidP="00D503FC">
      <w:pPr>
        <w:autoSpaceDE w:val="0"/>
        <w:autoSpaceDN w:val="0"/>
        <w:adjustRightInd w:val="0"/>
        <w:spacing w:after="120"/>
        <w:rPr>
          <w:b/>
        </w:rPr>
      </w:pPr>
    </w:p>
    <w:p w:rsidR="00AC3D70" w:rsidRPr="00D503FC" w:rsidRDefault="000779A6" w:rsidP="00D503FC">
      <w:pPr>
        <w:autoSpaceDE w:val="0"/>
        <w:autoSpaceDN w:val="0"/>
        <w:adjustRightInd w:val="0"/>
        <w:spacing w:after="120"/>
        <w:rPr>
          <w:rFonts w:ascii="Consolas" w:hAnsi="Consolas" w:cs="Consolas"/>
          <w:sz w:val="16"/>
          <w:highlight w:val="white"/>
        </w:rPr>
      </w:pPr>
      <w:r w:rsidRPr="00A46224">
        <w:rPr>
          <w:b/>
        </w:rPr>
        <w:t>21</w:t>
      </w:r>
      <w:r w:rsidR="00A46224" w:rsidRPr="00A46224">
        <w:rPr>
          <w:b/>
        </w:rPr>
        <w:t>)</w:t>
      </w:r>
      <w:r w:rsidR="00A46224">
        <w:t xml:space="preserve"> </w:t>
      </w:r>
      <w:r w:rsidR="00AC3D70" w:rsidRPr="00D503FC">
        <w:rPr>
          <w:rFonts w:cs="Times New Roman"/>
        </w:rPr>
        <w:t xml:space="preserve">Write an algorithm for the generalization of the single-server scheduling problem to the </w:t>
      </w:r>
      <w:r w:rsidR="0064674A" w:rsidRPr="00D503FC">
        <w:rPr>
          <w:rFonts w:cs="Times New Roman"/>
        </w:rPr>
        <w:t>m</w:t>
      </w:r>
      <w:r w:rsidR="00AC3D70" w:rsidRPr="00D503FC">
        <w:rPr>
          <w:rFonts w:cs="Times New Roman"/>
        </w:rPr>
        <w:t xml:space="preserve">ultiple-server scheduling problem in </w:t>
      </w:r>
      <w:r w:rsidR="00E36108" w:rsidRPr="00D503FC">
        <w:rPr>
          <w:rFonts w:cs="Times New Roman"/>
        </w:rPr>
        <w:t>S</w:t>
      </w:r>
      <w:r w:rsidR="00AC3D70" w:rsidRPr="00D503FC">
        <w:rPr>
          <w:rFonts w:cs="Times New Roman"/>
        </w:rPr>
        <w:t>ection 4.3.1. Analyze your algorithm and show the results using order notation.</w:t>
      </w:r>
    </w:p>
    <w:p w:rsidR="00AC3D70" w:rsidRPr="00D503FC" w:rsidRDefault="00AC3D70" w:rsidP="00E905B8">
      <w:pPr>
        <w:spacing w:after="120"/>
        <w:rPr>
          <w:ins w:id="0" w:author="Mircea" w:date="2014-05-22T19:37:00Z"/>
          <w:rFonts w:cs="Times New Roman"/>
        </w:rPr>
      </w:pPr>
    </w:p>
    <w:p w:rsidR="00F91094" w:rsidRPr="00D503FC" w:rsidRDefault="00A421A8" w:rsidP="00E905B8">
      <w:pPr>
        <w:spacing w:after="120"/>
        <w:rPr>
          <w:rFonts w:cs="Times New Roman"/>
        </w:rPr>
      </w:pPr>
      <w:r w:rsidRPr="00A421A8">
        <w:rPr>
          <w:rFonts w:cs="Times New Roman"/>
          <w:u w:val="single"/>
        </w:rPr>
        <w:t>Solution</w:t>
      </w:r>
      <w:r>
        <w:rPr>
          <w:rFonts w:cs="Times New Roman"/>
        </w:rPr>
        <w:t xml:space="preserve">: </w:t>
      </w:r>
      <w:r w:rsidR="00F91094" w:rsidRPr="00D503FC">
        <w:rPr>
          <w:rFonts w:cs="Times New Roman"/>
        </w:rPr>
        <w:t>The algorithm is based on the explanations at the end of Section 4.3.2.</w:t>
      </w:r>
    </w:p>
    <w:p w:rsidR="008B5587" w:rsidRPr="00D503FC" w:rsidRDefault="00F91094" w:rsidP="00E905B8">
      <w:pPr>
        <w:spacing w:after="120"/>
        <w:rPr>
          <w:rFonts w:cs="Times New Roman"/>
        </w:rPr>
      </w:pPr>
      <w:r w:rsidRPr="00D503FC">
        <w:rPr>
          <w:rFonts w:cs="Times New Roman"/>
        </w:rPr>
        <w:t xml:space="preserve">Let </w:t>
      </w:r>
      <w:r w:rsidR="00AC3D70" w:rsidRPr="00D503FC">
        <w:rPr>
          <w:rFonts w:cs="Times New Roman"/>
          <w:b/>
          <w:i/>
        </w:rPr>
        <w:t>m</w:t>
      </w:r>
      <w:r w:rsidR="008B5587" w:rsidRPr="00D503FC">
        <w:rPr>
          <w:rFonts w:cs="Times New Roman"/>
        </w:rPr>
        <w:t xml:space="preserve"> </w:t>
      </w:r>
      <w:r w:rsidRPr="00D503FC">
        <w:rPr>
          <w:rFonts w:cs="Times New Roman"/>
        </w:rPr>
        <w:t>be the number</w:t>
      </w:r>
      <w:r w:rsidR="00AC3D70" w:rsidRPr="00D503FC">
        <w:rPr>
          <w:rFonts w:cs="Times New Roman"/>
        </w:rPr>
        <w:t xml:space="preserve"> of server</w:t>
      </w:r>
      <w:r w:rsidRPr="00D503FC">
        <w:rPr>
          <w:rFonts w:cs="Times New Roman"/>
        </w:rPr>
        <w:t>s</w:t>
      </w:r>
      <w:r w:rsidR="008B5587" w:rsidRPr="00D503FC">
        <w:rPr>
          <w:rFonts w:cs="Times New Roman"/>
        </w:rPr>
        <w:t xml:space="preserve">, and </w:t>
      </w:r>
      <w:r w:rsidR="008B5587" w:rsidRPr="00D503FC">
        <w:rPr>
          <w:rFonts w:cs="Times New Roman"/>
          <w:b/>
          <w:i/>
        </w:rPr>
        <w:t>n</w:t>
      </w:r>
      <w:r w:rsidR="008B5587" w:rsidRPr="00D503FC">
        <w:rPr>
          <w:rFonts w:cs="Times New Roman"/>
        </w:rPr>
        <w:t xml:space="preserve"> the number of jobs. The servers are identical for our purposes, so their order does not matter.</w:t>
      </w:r>
    </w:p>
    <w:p w:rsidR="00AC3D70" w:rsidRPr="00D503FC" w:rsidRDefault="008B5587" w:rsidP="00A421A8">
      <w:pPr>
        <w:spacing w:after="120"/>
        <w:ind w:firstLine="720"/>
        <w:rPr>
          <w:rFonts w:cs="Times New Roman"/>
        </w:rPr>
      </w:pPr>
      <w:r w:rsidRPr="00D503FC">
        <w:rPr>
          <w:rFonts w:cs="Times New Roman"/>
        </w:rPr>
        <w:t>Algorithm:</w:t>
      </w:r>
    </w:p>
    <w:p w:rsidR="008B5587" w:rsidRPr="00D503FC" w:rsidRDefault="008B5587" w:rsidP="00E905B8">
      <w:pPr>
        <w:spacing w:after="120"/>
        <w:rPr>
          <w:rFonts w:cs="Times New Roman"/>
        </w:rPr>
      </w:pPr>
      <w:r w:rsidRPr="00D503FC">
        <w:rPr>
          <w:rFonts w:cs="Times New Roman"/>
        </w:rPr>
        <w:t>Sor</w:t>
      </w:r>
      <w:r w:rsidR="00AC3D70" w:rsidRPr="00D503FC">
        <w:rPr>
          <w:rFonts w:cs="Times New Roman"/>
        </w:rPr>
        <w:t>t</w:t>
      </w:r>
      <w:r w:rsidRPr="00D503FC">
        <w:rPr>
          <w:rFonts w:cs="Times New Roman"/>
        </w:rPr>
        <w:t xml:space="preserve"> the</w:t>
      </w:r>
      <w:r w:rsidR="00AC3D70" w:rsidRPr="00D503FC">
        <w:rPr>
          <w:rFonts w:cs="Times New Roman"/>
        </w:rPr>
        <w:t xml:space="preserve"> </w:t>
      </w:r>
      <w:r w:rsidR="00AC3D70" w:rsidRPr="00D503FC">
        <w:rPr>
          <w:rFonts w:cs="Times New Roman"/>
          <w:b/>
          <w:i/>
        </w:rPr>
        <w:t>n</w:t>
      </w:r>
      <w:r w:rsidR="00AC3D70" w:rsidRPr="00D503FC">
        <w:rPr>
          <w:rFonts w:cs="Times New Roman"/>
        </w:rPr>
        <w:t xml:space="preserve"> jobs by serv</w:t>
      </w:r>
      <w:r w:rsidRPr="00D503FC">
        <w:rPr>
          <w:rFonts w:cs="Times New Roman"/>
        </w:rPr>
        <w:t>ice time in nondecreasing order</w:t>
      </w:r>
    </w:p>
    <w:p w:rsidR="008B5587" w:rsidRPr="00D503FC" w:rsidRDefault="008B5587" w:rsidP="00E905B8">
      <w:pPr>
        <w:spacing w:after="120"/>
        <w:rPr>
          <w:rFonts w:cs="Times New Roman"/>
        </w:rPr>
      </w:pPr>
      <w:r w:rsidRPr="00D503FC">
        <w:rPr>
          <w:rFonts w:cs="Times New Roman"/>
        </w:rPr>
        <w:t xml:space="preserve">Set variable </w:t>
      </w:r>
      <w:r w:rsidRPr="00D503FC">
        <w:rPr>
          <w:rFonts w:cs="Times New Roman"/>
          <w:b/>
          <w:i/>
        </w:rPr>
        <w:t>job_counter</w:t>
      </w:r>
      <w:r w:rsidRPr="00D503FC">
        <w:rPr>
          <w:rFonts w:cs="Times New Roman"/>
        </w:rPr>
        <w:t xml:space="preserve"> to 0</w:t>
      </w:r>
    </w:p>
    <w:p w:rsidR="00AC3D70" w:rsidRPr="00D503FC" w:rsidRDefault="00D56525" w:rsidP="00E905B8">
      <w:pPr>
        <w:spacing w:after="120"/>
        <w:rPr>
          <w:rFonts w:cs="Times New Roman"/>
        </w:rPr>
      </w:pPr>
      <w:r w:rsidRPr="00D503FC">
        <w:rPr>
          <w:rFonts w:cs="Times New Roman"/>
        </w:rPr>
        <w:t>For i from 0 to infinity:</w:t>
      </w:r>
    </w:p>
    <w:p w:rsidR="00D56525" w:rsidRPr="00D503FC" w:rsidRDefault="00D56525" w:rsidP="00E905B8">
      <w:pPr>
        <w:spacing w:after="120"/>
        <w:rPr>
          <w:rFonts w:cs="Times New Roman"/>
        </w:rPr>
      </w:pPr>
      <w:r w:rsidRPr="00D503FC">
        <w:rPr>
          <w:rFonts w:cs="Times New Roman"/>
        </w:rPr>
        <w:t>For j from 1 to m:</w:t>
      </w:r>
    </w:p>
    <w:p w:rsidR="00AC3D70" w:rsidRPr="00D503FC" w:rsidRDefault="00D56525" w:rsidP="00E905B8">
      <w:pPr>
        <w:spacing w:after="120"/>
        <w:rPr>
          <w:rFonts w:cs="Times New Roman"/>
        </w:rPr>
      </w:pPr>
      <w:r w:rsidRPr="00D503FC">
        <w:rPr>
          <w:rFonts w:cs="Times New Roman"/>
        </w:rPr>
        <w:tab/>
      </w:r>
      <w:r w:rsidR="00AC3D70" w:rsidRPr="00D503FC">
        <w:rPr>
          <w:rFonts w:cs="Times New Roman"/>
        </w:rPr>
        <w:t xml:space="preserve">Schedule </w:t>
      </w:r>
      <w:r w:rsidRPr="00D503FC">
        <w:rPr>
          <w:rFonts w:cs="Times New Roman"/>
        </w:rPr>
        <w:t>job j + i*m on</w:t>
      </w:r>
      <w:r w:rsidR="00AC3D70" w:rsidRPr="00D503FC">
        <w:rPr>
          <w:rFonts w:cs="Times New Roman"/>
        </w:rPr>
        <w:t xml:space="preserve"> server</w:t>
      </w:r>
      <w:r w:rsidRPr="00D503FC">
        <w:rPr>
          <w:rFonts w:cs="Times New Roman"/>
        </w:rPr>
        <w:t xml:space="preserve"> j</w:t>
      </w:r>
    </w:p>
    <w:p w:rsidR="00D56525" w:rsidRPr="00D503FC" w:rsidRDefault="00D56525" w:rsidP="00E905B8">
      <w:pPr>
        <w:spacing w:after="120"/>
        <w:rPr>
          <w:rFonts w:cs="Times New Roman"/>
        </w:rPr>
      </w:pPr>
      <w:r w:rsidRPr="00D503FC">
        <w:rPr>
          <w:rFonts w:cs="Times New Roman"/>
        </w:rPr>
        <w:tab/>
        <w:t xml:space="preserve">Increment </w:t>
      </w:r>
      <w:r w:rsidRPr="00D503FC">
        <w:rPr>
          <w:rFonts w:cs="Times New Roman"/>
          <w:b/>
          <w:i/>
        </w:rPr>
        <w:t>job_counter</w:t>
      </w:r>
    </w:p>
    <w:p w:rsidR="00AC3D70" w:rsidRPr="00D503FC" w:rsidRDefault="00D56525" w:rsidP="00E905B8">
      <w:pPr>
        <w:spacing w:after="120"/>
        <w:rPr>
          <w:rFonts w:cs="Times New Roman"/>
        </w:rPr>
      </w:pPr>
      <w:r w:rsidRPr="00D503FC">
        <w:rPr>
          <w:rFonts w:cs="Times New Roman"/>
        </w:rPr>
        <w:tab/>
        <w:t>If (</w:t>
      </w:r>
      <w:r w:rsidRPr="00D503FC">
        <w:rPr>
          <w:rFonts w:cs="Times New Roman"/>
          <w:b/>
          <w:i/>
        </w:rPr>
        <w:t>job_counter</w:t>
      </w:r>
      <w:r w:rsidRPr="00D503FC">
        <w:rPr>
          <w:rFonts w:cs="Times New Roman"/>
        </w:rPr>
        <w:t xml:space="preserve"> == n) exit</w:t>
      </w:r>
      <w:r w:rsidRPr="00D503FC">
        <w:rPr>
          <w:rFonts w:cs="Times New Roman"/>
        </w:rPr>
        <w:tab/>
        <w:t>//All jobs are scheduled</w:t>
      </w:r>
    </w:p>
    <w:p w:rsidR="00AC3D70" w:rsidRPr="00D503FC" w:rsidRDefault="00AC3D70" w:rsidP="00E905B8">
      <w:pPr>
        <w:spacing w:after="120"/>
        <w:rPr>
          <w:rFonts w:cs="Times New Roman"/>
        </w:rPr>
      </w:pPr>
    </w:p>
    <w:p w:rsidR="00AC3D70" w:rsidRPr="00D503FC" w:rsidRDefault="008B5587" w:rsidP="00E905B8">
      <w:pPr>
        <w:spacing w:after="120"/>
        <w:rPr>
          <w:rFonts w:cs="Times New Roman"/>
        </w:rPr>
      </w:pPr>
      <w:r w:rsidRPr="00D503FC">
        <w:rPr>
          <w:rFonts w:cs="Times New Roman"/>
        </w:rPr>
        <w:t>As an example, c</w:t>
      </w:r>
      <w:r w:rsidR="00AC3D70" w:rsidRPr="00D503FC">
        <w:rPr>
          <w:rFonts w:cs="Times New Roman"/>
        </w:rPr>
        <w:t xml:space="preserve">onsider </w:t>
      </w:r>
      <w:r w:rsidR="00AC3D70" w:rsidRPr="00D503FC">
        <w:rPr>
          <w:rFonts w:cs="Times New Roman"/>
          <w:i/>
        </w:rPr>
        <w:t>m</w:t>
      </w:r>
      <w:r w:rsidR="0064674A" w:rsidRPr="00D503FC">
        <w:rPr>
          <w:rFonts w:cs="Times New Roman"/>
        </w:rPr>
        <w:t xml:space="preserve"> </w:t>
      </w:r>
      <w:r w:rsidR="00AC3D70" w:rsidRPr="00D503FC">
        <w:rPr>
          <w:rFonts w:cs="Times New Roman"/>
        </w:rPr>
        <w:t>=</w:t>
      </w:r>
      <w:r w:rsidR="0064674A" w:rsidRPr="00D503FC">
        <w:rPr>
          <w:rFonts w:cs="Times New Roman"/>
        </w:rPr>
        <w:t xml:space="preserve"> </w:t>
      </w:r>
      <w:r w:rsidR="00AC3D70" w:rsidRPr="00D503FC">
        <w:rPr>
          <w:rFonts w:cs="Times New Roman"/>
        </w:rPr>
        <w:t>2 server</w:t>
      </w:r>
      <w:r w:rsidR="00797462" w:rsidRPr="00D503FC">
        <w:rPr>
          <w:rFonts w:cs="Times New Roman"/>
        </w:rPr>
        <w:t>s</w:t>
      </w:r>
      <w:r w:rsidRPr="00D503FC">
        <w:rPr>
          <w:rFonts w:cs="Times New Roman"/>
        </w:rPr>
        <w:t xml:space="preserve"> and the following jobs:</w:t>
      </w:r>
    </w:p>
    <w:tbl>
      <w:tblPr>
        <w:tblStyle w:val="TableGrid"/>
        <w:tblW w:w="0" w:type="auto"/>
        <w:tblInd w:w="828" w:type="dxa"/>
        <w:tblLook w:val="04A0" w:firstRow="1" w:lastRow="0" w:firstColumn="1" w:lastColumn="0" w:noHBand="0" w:noVBand="1"/>
      </w:tblPr>
      <w:tblGrid>
        <w:gridCol w:w="670"/>
        <w:gridCol w:w="1623"/>
      </w:tblGrid>
      <w:tr w:rsidR="00AC3D70" w:rsidRPr="00D503FC" w:rsidTr="007A125A">
        <w:tc>
          <w:tcPr>
            <w:tcW w:w="670" w:type="dxa"/>
          </w:tcPr>
          <w:p w:rsidR="00AC3D70" w:rsidRPr="00D503FC" w:rsidRDefault="00AC3D70" w:rsidP="00E905B8">
            <w:pPr>
              <w:spacing w:after="120"/>
              <w:jc w:val="center"/>
              <w:rPr>
                <w:rFonts w:cs="Times New Roman"/>
              </w:rPr>
            </w:pPr>
            <w:r w:rsidRPr="00D503FC">
              <w:rPr>
                <w:rFonts w:cs="Times New Roman"/>
              </w:rPr>
              <w:t>Job</w:t>
            </w:r>
          </w:p>
        </w:tc>
        <w:tc>
          <w:tcPr>
            <w:tcW w:w="1623" w:type="dxa"/>
          </w:tcPr>
          <w:p w:rsidR="00AC3D70" w:rsidRPr="00D503FC" w:rsidRDefault="00AC3D70" w:rsidP="00E905B8">
            <w:pPr>
              <w:spacing w:after="120"/>
              <w:jc w:val="center"/>
              <w:rPr>
                <w:rFonts w:cs="Times New Roman"/>
              </w:rPr>
            </w:pPr>
            <w:r w:rsidRPr="00D503FC">
              <w:rPr>
                <w:rFonts w:cs="Times New Roman"/>
              </w:rPr>
              <w:t>Service Time</w:t>
            </w:r>
          </w:p>
        </w:tc>
      </w:tr>
      <w:tr w:rsidR="00AC3D70" w:rsidRPr="00D503FC" w:rsidTr="007A125A">
        <w:tc>
          <w:tcPr>
            <w:tcW w:w="670" w:type="dxa"/>
          </w:tcPr>
          <w:p w:rsidR="00AC3D70" w:rsidRPr="00D503FC" w:rsidRDefault="00AC3D70" w:rsidP="00E905B8">
            <w:pPr>
              <w:spacing w:after="120"/>
              <w:jc w:val="center"/>
              <w:rPr>
                <w:rFonts w:cs="Times New Roman"/>
              </w:rPr>
            </w:pPr>
            <w:r w:rsidRPr="00D503FC">
              <w:rPr>
                <w:rFonts w:cs="Times New Roman"/>
              </w:rPr>
              <w:t>1</w:t>
            </w:r>
          </w:p>
        </w:tc>
        <w:tc>
          <w:tcPr>
            <w:tcW w:w="1623" w:type="dxa"/>
          </w:tcPr>
          <w:p w:rsidR="00AC3D70" w:rsidRPr="00D503FC" w:rsidRDefault="00AC3D70" w:rsidP="00E905B8">
            <w:pPr>
              <w:spacing w:after="120"/>
              <w:jc w:val="center"/>
              <w:rPr>
                <w:rFonts w:cs="Times New Roman"/>
              </w:rPr>
            </w:pPr>
            <w:r w:rsidRPr="00D503FC">
              <w:rPr>
                <w:rFonts w:cs="Times New Roman"/>
              </w:rPr>
              <w:t>7</w:t>
            </w:r>
          </w:p>
        </w:tc>
      </w:tr>
      <w:tr w:rsidR="00AC3D70" w:rsidRPr="00D503FC" w:rsidTr="007A125A">
        <w:tc>
          <w:tcPr>
            <w:tcW w:w="670" w:type="dxa"/>
          </w:tcPr>
          <w:p w:rsidR="00AC3D70" w:rsidRPr="00D503FC" w:rsidRDefault="00AC3D70" w:rsidP="00E905B8">
            <w:pPr>
              <w:spacing w:after="120"/>
              <w:jc w:val="center"/>
              <w:rPr>
                <w:rFonts w:cs="Times New Roman"/>
              </w:rPr>
            </w:pPr>
            <w:r w:rsidRPr="00D503FC">
              <w:rPr>
                <w:rFonts w:cs="Times New Roman"/>
              </w:rPr>
              <w:t>2</w:t>
            </w:r>
          </w:p>
        </w:tc>
        <w:tc>
          <w:tcPr>
            <w:tcW w:w="1623" w:type="dxa"/>
          </w:tcPr>
          <w:p w:rsidR="00AC3D70" w:rsidRPr="00D503FC" w:rsidRDefault="00AC3D70" w:rsidP="00E905B8">
            <w:pPr>
              <w:spacing w:after="120"/>
              <w:jc w:val="center"/>
              <w:rPr>
                <w:rFonts w:cs="Times New Roman"/>
              </w:rPr>
            </w:pPr>
            <w:r w:rsidRPr="00D503FC">
              <w:rPr>
                <w:rFonts w:cs="Times New Roman"/>
              </w:rPr>
              <w:t>3</w:t>
            </w:r>
          </w:p>
        </w:tc>
      </w:tr>
      <w:tr w:rsidR="00AC3D70" w:rsidRPr="00D503FC" w:rsidTr="007A125A">
        <w:tc>
          <w:tcPr>
            <w:tcW w:w="670" w:type="dxa"/>
          </w:tcPr>
          <w:p w:rsidR="00AC3D70" w:rsidRPr="00D503FC" w:rsidRDefault="00AC3D70" w:rsidP="00E905B8">
            <w:pPr>
              <w:spacing w:after="120"/>
              <w:jc w:val="center"/>
              <w:rPr>
                <w:rFonts w:cs="Times New Roman"/>
              </w:rPr>
            </w:pPr>
            <w:r w:rsidRPr="00D503FC">
              <w:rPr>
                <w:rFonts w:cs="Times New Roman"/>
              </w:rPr>
              <w:t>3</w:t>
            </w:r>
          </w:p>
        </w:tc>
        <w:tc>
          <w:tcPr>
            <w:tcW w:w="1623" w:type="dxa"/>
          </w:tcPr>
          <w:p w:rsidR="00AC3D70" w:rsidRPr="00D503FC" w:rsidRDefault="00AC3D70" w:rsidP="00E905B8">
            <w:pPr>
              <w:spacing w:after="120"/>
              <w:jc w:val="center"/>
              <w:rPr>
                <w:rFonts w:cs="Times New Roman"/>
              </w:rPr>
            </w:pPr>
            <w:r w:rsidRPr="00D503FC">
              <w:rPr>
                <w:rFonts w:cs="Times New Roman"/>
              </w:rPr>
              <w:t>10</w:t>
            </w:r>
          </w:p>
        </w:tc>
      </w:tr>
      <w:tr w:rsidR="00AC3D70" w:rsidRPr="00D503FC" w:rsidTr="007A125A">
        <w:tc>
          <w:tcPr>
            <w:tcW w:w="670" w:type="dxa"/>
          </w:tcPr>
          <w:p w:rsidR="00AC3D70" w:rsidRPr="00D503FC" w:rsidRDefault="00AC3D70" w:rsidP="00E905B8">
            <w:pPr>
              <w:spacing w:after="120"/>
              <w:jc w:val="center"/>
              <w:rPr>
                <w:rFonts w:cs="Times New Roman"/>
              </w:rPr>
            </w:pPr>
            <w:r w:rsidRPr="00D503FC">
              <w:rPr>
                <w:rFonts w:cs="Times New Roman"/>
              </w:rPr>
              <w:t>4</w:t>
            </w:r>
          </w:p>
        </w:tc>
        <w:tc>
          <w:tcPr>
            <w:tcW w:w="1623" w:type="dxa"/>
          </w:tcPr>
          <w:p w:rsidR="00AC3D70" w:rsidRPr="00D503FC" w:rsidRDefault="00AC3D70" w:rsidP="00E905B8">
            <w:pPr>
              <w:spacing w:after="120"/>
              <w:jc w:val="center"/>
              <w:rPr>
                <w:rFonts w:cs="Times New Roman"/>
              </w:rPr>
            </w:pPr>
            <w:r w:rsidRPr="00D503FC">
              <w:rPr>
                <w:rFonts w:cs="Times New Roman"/>
              </w:rPr>
              <w:t>5</w:t>
            </w:r>
          </w:p>
        </w:tc>
      </w:tr>
    </w:tbl>
    <w:p w:rsidR="00AC3D70" w:rsidRPr="00D503FC" w:rsidRDefault="008B5587" w:rsidP="00E905B8">
      <w:pPr>
        <w:spacing w:after="120"/>
        <w:rPr>
          <w:rFonts w:cs="Times New Roman"/>
        </w:rPr>
      </w:pPr>
      <w:r w:rsidRPr="00D503FC">
        <w:rPr>
          <w:rFonts w:cs="Times New Roman"/>
        </w:rPr>
        <w:t>S</w:t>
      </w:r>
      <w:r w:rsidR="00AC3D70" w:rsidRPr="00D503FC">
        <w:rPr>
          <w:rFonts w:cs="Times New Roman"/>
        </w:rPr>
        <w:t xml:space="preserve">ort the jobs in nondecreasing order, </w:t>
      </w:r>
      <w:r w:rsidR="00AC3D70" w:rsidRPr="00D503FC">
        <w:rPr>
          <w:rFonts w:cs="Times New Roman"/>
          <w:i/>
        </w:rPr>
        <w:t>t</w:t>
      </w:r>
      <w:r w:rsidR="00AC3D70" w:rsidRPr="00D503FC">
        <w:rPr>
          <w:rFonts w:cs="Times New Roman"/>
          <w:vertAlign w:val="subscript"/>
        </w:rPr>
        <w:t>2</w:t>
      </w:r>
      <w:r w:rsidR="00AC3D70" w:rsidRPr="00D503FC">
        <w:rPr>
          <w:rFonts w:cs="Times New Roman"/>
        </w:rPr>
        <w:t xml:space="preserve"> = 3, </w:t>
      </w:r>
      <w:r w:rsidR="00AC3D70" w:rsidRPr="00D503FC">
        <w:rPr>
          <w:rFonts w:cs="Times New Roman"/>
          <w:i/>
        </w:rPr>
        <w:t>t</w:t>
      </w:r>
      <w:r w:rsidR="00AC3D70" w:rsidRPr="00D503FC">
        <w:rPr>
          <w:rFonts w:cs="Times New Roman"/>
          <w:vertAlign w:val="subscript"/>
        </w:rPr>
        <w:t>4</w:t>
      </w:r>
      <w:r w:rsidR="00AC3D70" w:rsidRPr="00D503FC">
        <w:rPr>
          <w:rFonts w:cs="Times New Roman"/>
        </w:rPr>
        <w:t xml:space="preserve"> = 5,</w:t>
      </w:r>
      <w:r w:rsidR="00AC3D70" w:rsidRPr="00D503FC">
        <w:rPr>
          <w:rFonts w:cs="Times New Roman"/>
          <w:i/>
        </w:rPr>
        <w:t xml:space="preserve"> t</w:t>
      </w:r>
      <w:r w:rsidR="00AC3D70" w:rsidRPr="00D503FC">
        <w:rPr>
          <w:rFonts w:cs="Times New Roman"/>
          <w:vertAlign w:val="subscript"/>
        </w:rPr>
        <w:t>1</w:t>
      </w:r>
      <w:r w:rsidR="00AC3D70" w:rsidRPr="00D503FC">
        <w:rPr>
          <w:rFonts w:cs="Times New Roman"/>
        </w:rPr>
        <w:t xml:space="preserve"> = 7, </w:t>
      </w:r>
      <w:r w:rsidR="00AC3D70" w:rsidRPr="00D503FC">
        <w:rPr>
          <w:rFonts w:cs="Times New Roman"/>
          <w:i/>
        </w:rPr>
        <w:t>t</w:t>
      </w:r>
      <w:r w:rsidR="00AC3D70" w:rsidRPr="00D503FC">
        <w:rPr>
          <w:rFonts w:cs="Times New Roman"/>
          <w:vertAlign w:val="subscript"/>
        </w:rPr>
        <w:t>3</w:t>
      </w:r>
      <w:r w:rsidR="00AC3D70" w:rsidRPr="00D503FC">
        <w:rPr>
          <w:rFonts w:cs="Times New Roman"/>
        </w:rPr>
        <w:t xml:space="preserve"> = 10</w:t>
      </w:r>
      <w:r w:rsidR="00797462" w:rsidRPr="00D503FC">
        <w:rPr>
          <w:rFonts w:cs="Times New Roman"/>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800"/>
      </w:tblGrid>
      <w:tr w:rsidR="00AC3D70" w:rsidRPr="00D503FC" w:rsidTr="007A125A">
        <w:tc>
          <w:tcPr>
            <w:tcW w:w="1530" w:type="dxa"/>
          </w:tcPr>
          <w:p w:rsidR="00AC3D70" w:rsidRPr="00D503FC" w:rsidRDefault="00AC3D70" w:rsidP="00E905B8">
            <w:pPr>
              <w:spacing w:after="120"/>
              <w:jc w:val="center"/>
              <w:rPr>
                <w:rFonts w:cs="Times New Roman"/>
                <w:u w:val="single"/>
              </w:rPr>
            </w:pPr>
            <w:r w:rsidRPr="00D503FC">
              <w:rPr>
                <w:rFonts w:cs="Times New Roman"/>
                <w:u w:val="single"/>
              </w:rPr>
              <w:t>Server</w:t>
            </w:r>
            <w:r w:rsidR="00797462" w:rsidRPr="00D503FC">
              <w:rPr>
                <w:rFonts w:cs="Times New Roman"/>
                <w:u w:val="single"/>
              </w:rPr>
              <w:t xml:space="preserve"> </w:t>
            </w:r>
            <w:r w:rsidRPr="00D503FC">
              <w:rPr>
                <w:rFonts w:cs="Times New Roman"/>
                <w:u w:val="single"/>
              </w:rPr>
              <w:t>1</w:t>
            </w:r>
          </w:p>
        </w:tc>
        <w:tc>
          <w:tcPr>
            <w:tcW w:w="1800" w:type="dxa"/>
          </w:tcPr>
          <w:p w:rsidR="00AC3D70" w:rsidRPr="00D503FC" w:rsidRDefault="00AC3D70" w:rsidP="00E905B8">
            <w:pPr>
              <w:spacing w:after="120"/>
              <w:jc w:val="center"/>
              <w:rPr>
                <w:rFonts w:cs="Times New Roman"/>
                <w:u w:val="single"/>
              </w:rPr>
            </w:pPr>
            <w:r w:rsidRPr="00D503FC">
              <w:rPr>
                <w:rFonts w:cs="Times New Roman"/>
                <w:u w:val="single"/>
              </w:rPr>
              <w:t>Server</w:t>
            </w:r>
            <w:r w:rsidR="00797462" w:rsidRPr="00D503FC">
              <w:rPr>
                <w:rFonts w:cs="Times New Roman"/>
                <w:u w:val="single"/>
              </w:rPr>
              <w:t xml:space="preserve"> </w:t>
            </w:r>
            <w:r w:rsidRPr="00D503FC">
              <w:rPr>
                <w:rFonts w:cs="Times New Roman"/>
                <w:u w:val="single"/>
              </w:rPr>
              <w:t>2</w:t>
            </w:r>
          </w:p>
        </w:tc>
      </w:tr>
      <w:tr w:rsidR="00AC3D70" w:rsidRPr="00D503FC" w:rsidTr="007A125A">
        <w:tc>
          <w:tcPr>
            <w:tcW w:w="1530" w:type="dxa"/>
          </w:tcPr>
          <w:p w:rsidR="00AC3D70" w:rsidRPr="00D503FC" w:rsidRDefault="00AC3D70" w:rsidP="00E905B8">
            <w:pPr>
              <w:spacing w:after="120"/>
              <w:jc w:val="center"/>
              <w:rPr>
                <w:rFonts w:cs="Times New Roman"/>
              </w:rPr>
            </w:pPr>
            <w:r w:rsidRPr="00D503FC">
              <w:rPr>
                <w:rFonts w:cs="Times New Roman"/>
                <w:i/>
              </w:rPr>
              <w:t>t</w:t>
            </w:r>
            <w:r w:rsidRPr="00D503FC">
              <w:rPr>
                <w:rFonts w:cs="Times New Roman"/>
                <w:vertAlign w:val="subscript"/>
              </w:rPr>
              <w:t>2</w:t>
            </w:r>
            <w:r w:rsidRPr="00D503FC">
              <w:rPr>
                <w:rFonts w:cs="Times New Roman"/>
              </w:rPr>
              <w:t xml:space="preserve">, </w:t>
            </w:r>
            <w:r w:rsidRPr="00D503FC">
              <w:rPr>
                <w:rFonts w:cs="Times New Roman"/>
                <w:i/>
              </w:rPr>
              <w:t>t</w:t>
            </w:r>
            <w:r w:rsidRPr="00D503FC">
              <w:rPr>
                <w:rFonts w:cs="Times New Roman"/>
                <w:vertAlign w:val="subscript"/>
              </w:rPr>
              <w:t>1</w:t>
            </w:r>
          </w:p>
        </w:tc>
        <w:tc>
          <w:tcPr>
            <w:tcW w:w="1800" w:type="dxa"/>
          </w:tcPr>
          <w:p w:rsidR="00AC3D70" w:rsidRPr="00D503FC" w:rsidRDefault="00AC3D70" w:rsidP="00E905B8">
            <w:pPr>
              <w:spacing w:after="120"/>
              <w:jc w:val="center"/>
              <w:rPr>
                <w:rFonts w:cs="Times New Roman"/>
              </w:rPr>
            </w:pPr>
            <w:r w:rsidRPr="00D503FC">
              <w:rPr>
                <w:rFonts w:cs="Times New Roman"/>
                <w:i/>
              </w:rPr>
              <w:t>t</w:t>
            </w:r>
            <w:r w:rsidRPr="00D503FC">
              <w:rPr>
                <w:rFonts w:cs="Times New Roman"/>
                <w:vertAlign w:val="subscript"/>
              </w:rPr>
              <w:t>4</w:t>
            </w:r>
            <w:r w:rsidRPr="00D503FC">
              <w:rPr>
                <w:rFonts w:cs="Times New Roman"/>
              </w:rPr>
              <w:t xml:space="preserve">, </w:t>
            </w:r>
            <w:r w:rsidRPr="00D503FC">
              <w:rPr>
                <w:rFonts w:cs="Times New Roman"/>
                <w:i/>
              </w:rPr>
              <w:t>t</w:t>
            </w:r>
            <w:r w:rsidRPr="00D503FC">
              <w:rPr>
                <w:rFonts w:cs="Times New Roman"/>
                <w:vertAlign w:val="subscript"/>
              </w:rPr>
              <w:t>3</w:t>
            </w:r>
          </w:p>
        </w:tc>
      </w:tr>
      <w:tr w:rsidR="00AC3D70" w:rsidRPr="00D503FC" w:rsidTr="007A125A">
        <w:tc>
          <w:tcPr>
            <w:tcW w:w="1530" w:type="dxa"/>
          </w:tcPr>
          <w:p w:rsidR="00AC3D70" w:rsidRPr="00D503FC" w:rsidRDefault="00AC3D70" w:rsidP="00E905B8">
            <w:pPr>
              <w:spacing w:after="120"/>
              <w:jc w:val="center"/>
              <w:rPr>
                <w:rFonts w:cs="Times New Roman"/>
              </w:rPr>
            </w:pPr>
            <w:r w:rsidRPr="00D503FC">
              <w:rPr>
                <w:rFonts w:cs="Times New Roman"/>
              </w:rPr>
              <w:t>= 3 + (3 + 7)</w:t>
            </w:r>
          </w:p>
        </w:tc>
        <w:tc>
          <w:tcPr>
            <w:tcW w:w="1800" w:type="dxa"/>
          </w:tcPr>
          <w:p w:rsidR="00AC3D70" w:rsidRPr="00D503FC" w:rsidRDefault="00AC3D70" w:rsidP="00E905B8">
            <w:pPr>
              <w:spacing w:after="120"/>
              <w:jc w:val="center"/>
              <w:rPr>
                <w:rFonts w:cs="Times New Roman"/>
              </w:rPr>
            </w:pPr>
            <w:r w:rsidRPr="00D503FC">
              <w:rPr>
                <w:rFonts w:cs="Times New Roman"/>
              </w:rPr>
              <w:t>= (5) + (5 + 10)</w:t>
            </w:r>
          </w:p>
        </w:tc>
      </w:tr>
      <w:tr w:rsidR="00AC3D70" w:rsidRPr="00D503FC" w:rsidTr="007A125A">
        <w:tc>
          <w:tcPr>
            <w:tcW w:w="1530" w:type="dxa"/>
          </w:tcPr>
          <w:p w:rsidR="00AC3D70" w:rsidRPr="00D503FC" w:rsidRDefault="00AC3D70" w:rsidP="00E905B8">
            <w:pPr>
              <w:spacing w:after="120"/>
              <w:jc w:val="center"/>
              <w:rPr>
                <w:rFonts w:cs="Times New Roman"/>
              </w:rPr>
            </w:pPr>
            <w:r w:rsidRPr="00D503FC">
              <w:rPr>
                <w:rFonts w:cs="Times New Roman"/>
              </w:rPr>
              <w:t>= 13</w:t>
            </w:r>
          </w:p>
        </w:tc>
        <w:tc>
          <w:tcPr>
            <w:tcW w:w="1800" w:type="dxa"/>
          </w:tcPr>
          <w:p w:rsidR="00AC3D70" w:rsidRPr="00D503FC" w:rsidRDefault="00AC3D70" w:rsidP="00E905B8">
            <w:pPr>
              <w:spacing w:after="120"/>
              <w:jc w:val="center"/>
              <w:rPr>
                <w:rFonts w:cs="Times New Roman"/>
              </w:rPr>
            </w:pPr>
            <w:r w:rsidRPr="00D503FC">
              <w:rPr>
                <w:rFonts w:cs="Times New Roman"/>
              </w:rPr>
              <w:t>= 20</w:t>
            </w:r>
          </w:p>
        </w:tc>
      </w:tr>
    </w:tbl>
    <w:p w:rsidR="00AC3D70" w:rsidRPr="00D503FC" w:rsidRDefault="00AC3D70" w:rsidP="00E905B8">
      <w:pPr>
        <w:spacing w:after="120"/>
        <w:rPr>
          <w:rFonts w:cs="Times New Roman"/>
        </w:rPr>
      </w:pPr>
      <w:r w:rsidRPr="00D503FC">
        <w:rPr>
          <w:rFonts w:cs="Times New Roman"/>
        </w:rPr>
        <w:t>Total time spent in the system = 33 [</w:t>
      </w:r>
      <w:r w:rsidRPr="00D503FC">
        <w:rPr>
          <w:rFonts w:cs="Times New Roman"/>
          <w:i/>
        </w:rPr>
        <w:t>t</w:t>
      </w:r>
      <w:r w:rsidRPr="00D503FC">
        <w:rPr>
          <w:rFonts w:cs="Times New Roman"/>
          <w:vertAlign w:val="subscript"/>
        </w:rPr>
        <w:t>2</w:t>
      </w:r>
      <w:r w:rsidRPr="00D503FC">
        <w:rPr>
          <w:rFonts w:cs="Times New Roman"/>
        </w:rPr>
        <w:t xml:space="preserve">, </w:t>
      </w:r>
      <w:r w:rsidRPr="00D503FC">
        <w:rPr>
          <w:rFonts w:cs="Times New Roman"/>
          <w:i/>
        </w:rPr>
        <w:t>t</w:t>
      </w:r>
      <w:r w:rsidRPr="00D503FC">
        <w:rPr>
          <w:rFonts w:cs="Times New Roman"/>
          <w:vertAlign w:val="subscript"/>
        </w:rPr>
        <w:t>4</w:t>
      </w:r>
      <w:r w:rsidRPr="00D503FC">
        <w:rPr>
          <w:rFonts w:cs="Times New Roman"/>
        </w:rPr>
        <w:t>,</w:t>
      </w:r>
      <w:r w:rsidRPr="00D503FC">
        <w:rPr>
          <w:rFonts w:cs="Times New Roman"/>
          <w:i/>
        </w:rPr>
        <w:t xml:space="preserve"> t</w:t>
      </w:r>
      <w:r w:rsidRPr="00D503FC">
        <w:rPr>
          <w:rFonts w:cs="Times New Roman"/>
          <w:vertAlign w:val="subscript"/>
        </w:rPr>
        <w:t>1</w:t>
      </w:r>
      <w:r w:rsidRPr="00D503FC">
        <w:rPr>
          <w:rFonts w:cs="Times New Roman"/>
        </w:rPr>
        <w:t>,</w:t>
      </w:r>
      <w:r w:rsidRPr="00D503FC">
        <w:rPr>
          <w:rFonts w:cs="Times New Roman"/>
          <w:i/>
        </w:rPr>
        <w:t xml:space="preserve"> t</w:t>
      </w:r>
      <w:r w:rsidRPr="00D503FC">
        <w:rPr>
          <w:rFonts w:cs="Times New Roman"/>
          <w:vertAlign w:val="subscript"/>
        </w:rPr>
        <w:t>3</w:t>
      </w:r>
      <w:r w:rsidRPr="00D503FC">
        <w:rPr>
          <w:rFonts w:cs="Times New Roman"/>
        </w:rPr>
        <w:t>]</w:t>
      </w:r>
      <w:r w:rsidR="00797462" w:rsidRPr="00D503FC">
        <w:rPr>
          <w:rFonts w:cs="Times New Roman"/>
        </w:rPr>
        <w:t>.</w:t>
      </w:r>
    </w:p>
    <w:p w:rsidR="000779A6" w:rsidRPr="00D503FC" w:rsidRDefault="000779A6" w:rsidP="00E905B8">
      <w:pPr>
        <w:spacing w:after="120"/>
        <w:ind w:hanging="450"/>
        <w:rPr>
          <w:b/>
        </w:rPr>
      </w:pPr>
    </w:p>
    <w:p w:rsidR="00D503FC" w:rsidRDefault="00D503FC">
      <w:pPr>
        <w:rPr>
          <w:b/>
        </w:rPr>
      </w:pPr>
      <w:r>
        <w:rPr>
          <w:b/>
        </w:rPr>
        <w:br w:type="page"/>
      </w:r>
    </w:p>
    <w:p w:rsidR="002242C6" w:rsidRPr="00D503FC" w:rsidRDefault="00A46224" w:rsidP="00D503FC">
      <w:pPr>
        <w:spacing w:after="120"/>
        <w:rPr>
          <w:b/>
        </w:rPr>
      </w:pPr>
      <w:r w:rsidRPr="00A46224">
        <w:rPr>
          <w:b/>
        </w:rPr>
        <w:lastRenderedPageBreak/>
        <w:t>22)</w:t>
      </w:r>
      <w:r w:rsidR="002242C6">
        <w:rPr>
          <w:b/>
        </w:rPr>
        <w:t xml:space="preserve"> </w:t>
      </w:r>
      <w:r w:rsidR="002242C6">
        <w:t>Consider the following jobs, deadlines, and profits, and use the scheduling with deadlines algorithm (Algorithm 4.4) to maximize the total profit.</w:t>
      </w:r>
    </w:p>
    <w:p w:rsidR="002242C6" w:rsidRDefault="002242C6" w:rsidP="00E905B8">
      <w:pPr>
        <w:spacing w:after="120"/>
      </w:pPr>
    </w:p>
    <w:tbl>
      <w:tblPr>
        <w:tblStyle w:val="TableGrid"/>
        <w:tblW w:w="0" w:type="auto"/>
        <w:jc w:val="center"/>
        <w:tblLook w:val="04A0" w:firstRow="1" w:lastRow="0" w:firstColumn="1" w:lastColumn="0" w:noHBand="0" w:noVBand="1"/>
      </w:tblPr>
      <w:tblGrid>
        <w:gridCol w:w="670"/>
        <w:gridCol w:w="1203"/>
        <w:gridCol w:w="883"/>
      </w:tblGrid>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Job</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Deadline</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Profit</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2</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40</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2</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4</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15</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3</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3</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60</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4</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2</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20</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5</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3</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10</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6</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45</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7</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55</w:t>
            </w:r>
          </w:p>
        </w:tc>
      </w:tr>
    </w:tbl>
    <w:p w:rsidR="002242C6" w:rsidRDefault="002242C6" w:rsidP="00E905B8">
      <w:pPr>
        <w:spacing w:after="120"/>
      </w:pPr>
    </w:p>
    <w:p w:rsidR="002242C6" w:rsidRDefault="002242C6" w:rsidP="00E905B8">
      <w:pPr>
        <w:spacing w:after="120"/>
      </w:pPr>
      <w:r>
        <w:t>Algorithm 4.4 does the following:</w:t>
      </w:r>
    </w:p>
    <w:p w:rsidR="002242C6" w:rsidRDefault="002242C6" w:rsidP="00D503FC">
      <w:pPr>
        <w:pStyle w:val="ListParagraph"/>
        <w:numPr>
          <w:ilvl w:val="0"/>
          <w:numId w:val="6"/>
        </w:numPr>
        <w:suppressAutoHyphens/>
        <w:spacing w:after="120" w:line="276" w:lineRule="auto"/>
        <w:ind w:left="0" w:firstLine="0"/>
      </w:pPr>
      <w:r>
        <w:t>Sort the jobs in non-increasing order of profits:</w:t>
      </w:r>
    </w:p>
    <w:tbl>
      <w:tblPr>
        <w:tblStyle w:val="TableGrid"/>
        <w:tblW w:w="0" w:type="auto"/>
        <w:jc w:val="center"/>
        <w:tblLook w:val="04A0" w:firstRow="1" w:lastRow="0" w:firstColumn="1" w:lastColumn="0" w:noHBand="0" w:noVBand="1"/>
      </w:tblPr>
      <w:tblGrid>
        <w:gridCol w:w="670"/>
        <w:gridCol w:w="1203"/>
        <w:gridCol w:w="883"/>
      </w:tblGrid>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Job</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Deadline</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Profit</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3</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3</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60</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7</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55</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6</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45</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2</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40</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4</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2</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20</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2</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4</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15</w:t>
            </w:r>
          </w:p>
        </w:tc>
      </w:tr>
      <w:tr w:rsidR="002242C6"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5</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3</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242C6" w:rsidRDefault="002242C6" w:rsidP="00E905B8">
            <w:pPr>
              <w:spacing w:after="120"/>
              <w:jc w:val="center"/>
            </w:pPr>
            <w:r>
              <w:t>10</w:t>
            </w:r>
          </w:p>
        </w:tc>
      </w:tr>
    </w:tbl>
    <w:p w:rsidR="002242C6" w:rsidRDefault="002242C6" w:rsidP="00E905B8">
      <w:pPr>
        <w:spacing w:after="120"/>
      </w:pPr>
    </w:p>
    <w:p w:rsidR="002242C6" w:rsidRDefault="002242C6" w:rsidP="00D503FC">
      <w:pPr>
        <w:spacing w:after="120"/>
      </w:pPr>
      <w:r>
        <w:t>1)</w:t>
      </w:r>
      <w:r>
        <w:tab/>
      </w:r>
      <w:r>
        <w:rPr>
          <w:i/>
        </w:rPr>
        <w:t>J</w:t>
      </w:r>
      <w:r>
        <w:t xml:space="preserve"> is set to [3].</w:t>
      </w:r>
    </w:p>
    <w:p w:rsidR="002242C6" w:rsidRDefault="002242C6" w:rsidP="00D503FC">
      <w:pPr>
        <w:spacing w:after="120"/>
      </w:pPr>
      <w:r>
        <w:t>2)</w:t>
      </w:r>
      <w:r>
        <w:tab/>
      </w:r>
      <w:r>
        <w:rPr>
          <w:i/>
        </w:rPr>
        <w:t>K</w:t>
      </w:r>
      <w:r>
        <w:t xml:space="preserve"> is set to [3,7] and is determined to be feasible, so </w:t>
      </w:r>
      <w:r>
        <w:rPr>
          <w:i/>
        </w:rPr>
        <w:t>J</w:t>
      </w:r>
      <w:r>
        <w:t xml:space="preserve"> is set to [3,7].</w:t>
      </w:r>
    </w:p>
    <w:p w:rsidR="002242C6" w:rsidRDefault="002242C6" w:rsidP="00D503FC">
      <w:pPr>
        <w:spacing w:after="120"/>
      </w:pPr>
      <w:r>
        <w:t>3)</w:t>
      </w:r>
      <w:r>
        <w:tab/>
      </w:r>
      <w:r>
        <w:rPr>
          <w:i/>
        </w:rPr>
        <w:t>K</w:t>
      </w:r>
      <w:r>
        <w:t xml:space="preserve"> is set to [3,7,6] and is determined to be not feasible, so </w:t>
      </w:r>
      <w:r>
        <w:rPr>
          <w:i/>
        </w:rPr>
        <w:t>J</w:t>
      </w:r>
      <w:r>
        <w:t xml:space="preserve"> remains [3, 7].</w:t>
      </w:r>
    </w:p>
    <w:p w:rsidR="002242C6" w:rsidRDefault="002242C6" w:rsidP="00D503FC">
      <w:pPr>
        <w:spacing w:after="120"/>
      </w:pPr>
      <w:r>
        <w:t>4)</w:t>
      </w:r>
      <w:r>
        <w:tab/>
      </w:r>
      <w:r>
        <w:rPr>
          <w:i/>
        </w:rPr>
        <w:t>K</w:t>
      </w:r>
      <w:r>
        <w:t xml:space="preserve"> is set to [3,7,1] and is determined to be feasible, so </w:t>
      </w:r>
      <w:r>
        <w:rPr>
          <w:i/>
        </w:rPr>
        <w:t>J</w:t>
      </w:r>
      <w:r>
        <w:t xml:space="preserve"> is set to [3,7,1].</w:t>
      </w:r>
    </w:p>
    <w:p w:rsidR="002242C6" w:rsidRDefault="002242C6" w:rsidP="00D503FC">
      <w:pPr>
        <w:spacing w:after="120"/>
      </w:pPr>
      <w:r>
        <w:t>5)</w:t>
      </w:r>
      <w:r>
        <w:tab/>
      </w:r>
      <w:r>
        <w:rPr>
          <w:i/>
        </w:rPr>
        <w:t>K</w:t>
      </w:r>
      <w:r>
        <w:t xml:space="preserve"> is set to [3,7,1,4] and is determined to be not feasible, so </w:t>
      </w:r>
      <w:r>
        <w:rPr>
          <w:i/>
        </w:rPr>
        <w:t>J</w:t>
      </w:r>
      <w:r>
        <w:t xml:space="preserve"> remains [3,7,1].</w:t>
      </w:r>
    </w:p>
    <w:p w:rsidR="002242C6" w:rsidRDefault="002242C6" w:rsidP="00D503FC">
      <w:pPr>
        <w:spacing w:after="120"/>
      </w:pPr>
      <w:r>
        <w:t>6)</w:t>
      </w:r>
      <w:r>
        <w:tab/>
      </w:r>
      <w:r>
        <w:rPr>
          <w:i/>
        </w:rPr>
        <w:t>K</w:t>
      </w:r>
      <w:r>
        <w:t xml:space="preserve"> is set to [3,7,1,2] and is determined to be feasible, so </w:t>
      </w:r>
      <w:r>
        <w:rPr>
          <w:i/>
        </w:rPr>
        <w:t>J</w:t>
      </w:r>
      <w:r>
        <w:t xml:space="preserve"> is set to [3,7,1,2].</w:t>
      </w:r>
    </w:p>
    <w:p w:rsidR="002242C6" w:rsidRDefault="002242C6" w:rsidP="00D503FC">
      <w:pPr>
        <w:spacing w:after="120"/>
      </w:pPr>
      <w:r>
        <w:rPr>
          <w:i/>
        </w:rPr>
        <w:t xml:space="preserve">7) </w:t>
      </w:r>
      <w:r>
        <w:rPr>
          <w:i/>
        </w:rPr>
        <w:tab/>
        <w:t>K</w:t>
      </w:r>
      <w:r>
        <w:t xml:space="preserve"> is set to [3,7,1,2,5] and is determined to be not feasible, so </w:t>
      </w:r>
      <w:r>
        <w:rPr>
          <w:i/>
        </w:rPr>
        <w:t>J</w:t>
      </w:r>
      <w:r>
        <w:t xml:space="preserve"> remains [3,7,1,2].</w:t>
      </w:r>
    </w:p>
    <w:p w:rsidR="002242C6" w:rsidRDefault="002242C6" w:rsidP="00D503FC">
      <w:pPr>
        <w:spacing w:after="120"/>
        <w:rPr>
          <w:b/>
        </w:rPr>
      </w:pPr>
      <w:r>
        <w:t>The maximum profit for schedule [3,7,1,2] is 170.</w:t>
      </w:r>
    </w:p>
    <w:p w:rsidR="002242C6" w:rsidRDefault="00A46224" w:rsidP="00E905B8">
      <w:pPr>
        <w:spacing w:after="120"/>
      </w:pPr>
      <w:r w:rsidRPr="00A46224">
        <w:rPr>
          <w:b/>
        </w:rPr>
        <w:lastRenderedPageBreak/>
        <w:t>23)</w:t>
      </w:r>
      <w:r>
        <w:t xml:space="preserve"> </w:t>
      </w:r>
      <w:r w:rsidR="002242C6">
        <w:t>Consider procedure schedule in the Scheduling with Deadlines algorithm (Algorithm 4.4). Let d be the maximum of the deadlines for n jobs. Modify the procedure so that it adds a job as late as possible to the schedule being built, but no later than its deadline. Do this by initializing d+1 disjoint sets, containing the integers 0, 1, ..., d. Let small(S) be the smallest member of set S. When a job is scheduled, ﬁnd the set S containing the minimum of its deadline and n. If small(S) = 0, reject the job. Otherwise, schedule it at time small(S), and merge S with the set containing small(S)−1. Assuming we use Disjoint Set Data Structure III in Appendix C, show that this version is θ(nlgm), where m is the minimum of d and n.</w:t>
      </w:r>
    </w:p>
    <w:p w:rsidR="002242C6" w:rsidRDefault="002242C6" w:rsidP="00E905B8">
      <w:pPr>
        <w:spacing w:after="120"/>
      </w:pPr>
    </w:p>
    <w:p w:rsidR="002242C6" w:rsidRDefault="002242C6" w:rsidP="00E905B8">
      <w:pPr>
        <w:spacing w:after="120"/>
      </w:pPr>
      <w:r>
        <w:t>The modified scheduling procedure is:</w:t>
      </w:r>
    </w:p>
    <w:p w:rsidR="002242C6" w:rsidRDefault="002242C6" w:rsidP="00E905B8">
      <w:pPr>
        <w:spacing w:after="120"/>
      </w:pPr>
      <w:r>
        <w:t>void schedule_just_in_time (    int n, int d,</w:t>
      </w:r>
    </w:p>
    <w:p w:rsidR="002242C6" w:rsidRDefault="002242C6" w:rsidP="00E905B8">
      <w:pPr>
        <w:spacing w:after="120"/>
      </w:pPr>
      <w:r>
        <w:tab/>
      </w:r>
      <w:r>
        <w:tab/>
      </w:r>
      <w:r>
        <w:tab/>
      </w:r>
      <w:r>
        <w:tab/>
        <w:t xml:space="preserve">     const int deadline[],</w:t>
      </w:r>
    </w:p>
    <w:p w:rsidR="002242C6" w:rsidRDefault="002242C6" w:rsidP="00E905B8">
      <w:pPr>
        <w:spacing w:after="120"/>
      </w:pPr>
      <w:r>
        <w:tab/>
      </w:r>
      <w:r>
        <w:tab/>
      </w:r>
      <w:r>
        <w:tab/>
      </w:r>
      <w:r>
        <w:tab/>
        <w:t xml:space="preserve">     sequence &amp; J)</w:t>
      </w:r>
    </w:p>
    <w:p w:rsidR="002242C6" w:rsidRDefault="002242C6" w:rsidP="00E905B8">
      <w:pPr>
        <w:spacing w:after="120"/>
      </w:pPr>
      <w:r>
        <w:t>{</w:t>
      </w:r>
    </w:p>
    <w:p w:rsidR="002242C6" w:rsidRDefault="002242C6" w:rsidP="00E905B8">
      <w:pPr>
        <w:spacing w:after="120"/>
      </w:pPr>
      <w:r>
        <w:t>index i, minim, set_ptr;</w:t>
      </w:r>
    </w:p>
    <w:p w:rsidR="002242C6" w:rsidRDefault="002242C6" w:rsidP="00E905B8">
      <w:pPr>
        <w:spacing w:after="120"/>
      </w:pPr>
      <w:r>
        <w:t>int smalley;</w:t>
      </w:r>
    </w:p>
    <w:p w:rsidR="002242C6" w:rsidRDefault="002242C6" w:rsidP="00E905B8">
      <w:pPr>
        <w:spacing w:after="120"/>
      </w:pPr>
      <w:r>
        <w:t>J = [];</w:t>
      </w:r>
      <w:r>
        <w:tab/>
      </w:r>
      <w:r>
        <w:tab/>
      </w:r>
      <w:r>
        <w:tab/>
      </w:r>
      <w:r>
        <w:tab/>
        <w:t>//empty sequence</w:t>
      </w:r>
    </w:p>
    <w:p w:rsidR="002242C6" w:rsidRDefault="002242C6" w:rsidP="00E905B8">
      <w:pPr>
        <w:spacing w:after="120"/>
      </w:pPr>
      <w:r>
        <w:t>universe U;</w:t>
      </w:r>
      <w:r>
        <w:tab/>
      </w:r>
      <w:r>
        <w:tab/>
      </w:r>
      <w:r>
        <w:tab/>
        <w:t>//see Disjoint Set Data Structure III in App.C</w:t>
      </w:r>
    </w:p>
    <w:p w:rsidR="002242C6" w:rsidRDefault="002242C6" w:rsidP="00E905B8">
      <w:pPr>
        <w:spacing w:after="120"/>
      </w:pPr>
      <w:r>
        <w:t>for (i=0; i&lt;=d; i++)</w:t>
      </w:r>
    </w:p>
    <w:p w:rsidR="002242C6" w:rsidRDefault="002242C6" w:rsidP="00E905B8">
      <w:pPr>
        <w:spacing w:after="120"/>
      </w:pPr>
      <w:r>
        <w:tab/>
        <w:t>makeset(i);</w:t>
      </w:r>
    </w:p>
    <w:p w:rsidR="002242C6" w:rsidRDefault="002242C6" w:rsidP="00E905B8">
      <w:pPr>
        <w:spacing w:after="120"/>
      </w:pPr>
      <w:r>
        <w:t>for (i=1; i &lt;= n; i++){</w:t>
      </w:r>
    </w:p>
    <w:p w:rsidR="002242C6" w:rsidRDefault="002242C6" w:rsidP="00E905B8">
      <w:pPr>
        <w:spacing w:after="120"/>
      </w:pPr>
      <w:r>
        <w:tab/>
        <w:t>minim = min(n, deadline[i]);</w:t>
      </w:r>
    </w:p>
    <w:p w:rsidR="002242C6" w:rsidRDefault="002242C6" w:rsidP="00E905B8">
      <w:pPr>
        <w:spacing w:after="120"/>
      </w:pPr>
      <w:r>
        <w:tab/>
        <w:t>set_ptr = find(minim);</w:t>
      </w:r>
    </w:p>
    <w:p w:rsidR="002242C6" w:rsidRDefault="002242C6" w:rsidP="00E905B8">
      <w:pPr>
        <w:spacing w:after="120"/>
      </w:pPr>
      <w:r>
        <w:tab/>
        <w:t>smalley = small(set_ptr);</w:t>
      </w:r>
    </w:p>
    <w:p w:rsidR="002242C6" w:rsidRDefault="002242C6" w:rsidP="00E905B8">
      <w:pPr>
        <w:spacing w:after="120"/>
      </w:pPr>
      <w:r>
        <w:tab/>
        <w:t>if (smalley &gt; 0){</w:t>
      </w:r>
    </w:p>
    <w:p w:rsidR="002242C6" w:rsidRDefault="002242C6" w:rsidP="00E905B8">
      <w:pPr>
        <w:spacing w:after="120"/>
      </w:pPr>
      <w:r>
        <w:tab/>
      </w:r>
      <w:r>
        <w:tab/>
        <w:t>add the pair (i, smalley) to J;</w:t>
      </w:r>
    </w:p>
    <w:p w:rsidR="002242C6" w:rsidRDefault="002242C6" w:rsidP="00E905B8">
      <w:pPr>
        <w:spacing w:after="120"/>
      </w:pPr>
      <w:r>
        <w:tab/>
      </w:r>
      <w:r>
        <w:tab/>
        <w:t>merge(set_ptr, find(smalley-1));</w:t>
      </w:r>
    </w:p>
    <w:p w:rsidR="002242C6" w:rsidRDefault="002242C6" w:rsidP="00E905B8">
      <w:pPr>
        <w:spacing w:after="120"/>
      </w:pPr>
      <w:r>
        <w:tab/>
      </w:r>
      <w:r>
        <w:tab/>
        <w:t>}</w:t>
      </w:r>
    </w:p>
    <w:p w:rsidR="002242C6" w:rsidRDefault="002242C6" w:rsidP="00E905B8">
      <w:pPr>
        <w:spacing w:after="120"/>
      </w:pPr>
      <w:r>
        <w:t xml:space="preserve">  </w:t>
      </w:r>
      <w:r>
        <w:tab/>
        <w:t>}</w:t>
      </w:r>
    </w:p>
    <w:p w:rsidR="002242C6" w:rsidRDefault="002242C6" w:rsidP="00E905B8">
      <w:pPr>
        <w:spacing w:after="120"/>
      </w:pPr>
      <w:r>
        <w:t>}</w:t>
      </w:r>
    </w:p>
    <w:p w:rsidR="002242C6" w:rsidRDefault="002242C6" w:rsidP="00E905B8">
      <w:pPr>
        <w:spacing w:after="120"/>
      </w:pPr>
    </w:p>
    <w:p w:rsidR="002242C6" w:rsidRDefault="002242C6" w:rsidP="00E905B8">
      <w:pPr>
        <w:spacing w:after="120"/>
      </w:pPr>
      <w:r>
        <w:t>Complexity analysis: The main for loop above executes n times, and in it the dominant function is find(), whose complexity in the worst case is the maximum height of the trees used to represent the sets in Disjoint Set Data Structure III.  The maximum number of elements in any of those sets is indeed bounded by both n and d:</w:t>
      </w:r>
    </w:p>
    <w:p w:rsidR="002242C6" w:rsidRDefault="002242C6" w:rsidP="00E905B8">
      <w:pPr>
        <w:pStyle w:val="ListParagraph"/>
        <w:numPr>
          <w:ilvl w:val="0"/>
          <w:numId w:val="5"/>
        </w:numPr>
        <w:suppressAutoHyphens/>
        <w:spacing w:after="120"/>
        <w:ind w:left="0"/>
      </w:pPr>
      <w:r>
        <w:lastRenderedPageBreak/>
        <w:t>If n &gt;= d, the total number of elements in all sets is d+1, so the largest tree to be searched will have at most d+1-1 = d elements (at the previous step).</w:t>
      </w:r>
    </w:p>
    <w:p w:rsidR="002242C6" w:rsidRDefault="002242C6" w:rsidP="00E905B8">
      <w:pPr>
        <w:pStyle w:val="ListParagraph"/>
        <w:numPr>
          <w:ilvl w:val="0"/>
          <w:numId w:val="5"/>
        </w:numPr>
        <w:suppressAutoHyphens/>
        <w:spacing w:after="120"/>
        <w:ind w:left="0"/>
      </w:pPr>
      <w:r>
        <w:t>If n &lt; d, remember that the algorithm always calculates min(n, deadline[i]), and the scheduled time smalley is possibly even less than that minimum, so the size of the largest tree is also bounded by n.</w:t>
      </w:r>
    </w:p>
    <w:p w:rsidR="002242C6" w:rsidRDefault="002242C6" w:rsidP="00E905B8">
      <w:pPr>
        <w:spacing w:after="120"/>
      </w:pPr>
      <w:r>
        <w:t xml:space="preserve">Denote m = min(d, n). The height of a balanced tree is logarithmic </w:t>
      </w:r>
      <w:r>
        <w:rPr>
          <w:rFonts w:ascii="Symbol" w:hAnsi="Symbol"/>
        </w:rPr>
        <w:t></w:t>
      </w:r>
      <w:r w:rsidRPr="0026432A">
        <w:t>(lgm)</w:t>
      </w:r>
      <w:r>
        <w:t xml:space="preserve">, so overall we have </w:t>
      </w:r>
      <w:r>
        <w:rPr>
          <w:rFonts w:ascii="Symbol" w:hAnsi="Symbol"/>
        </w:rPr>
        <w:t></w:t>
      </w:r>
      <w:r w:rsidRPr="0026432A">
        <w:t>(</w:t>
      </w:r>
      <w:r>
        <w:t>n∙</w:t>
      </w:r>
      <w:r w:rsidRPr="0026432A">
        <w:t>lgm)</w:t>
      </w:r>
      <w:r>
        <w:t xml:space="preserve"> q.e.d.</w:t>
      </w:r>
    </w:p>
    <w:p w:rsidR="002242C6" w:rsidRDefault="002242C6" w:rsidP="00E905B8">
      <w:pPr>
        <w:spacing w:after="120"/>
      </w:pPr>
    </w:p>
    <w:p w:rsidR="002242C6" w:rsidRDefault="002242C6" w:rsidP="00E905B8">
      <w:pPr>
        <w:spacing w:after="120" w:line="360" w:lineRule="auto"/>
      </w:pPr>
      <w:r>
        <w:t>As an example, let’s apply the algorithm to the jobs from Ex.22, sorted by profit:</w:t>
      </w:r>
    </w:p>
    <w:p w:rsidR="002242C6" w:rsidRDefault="002242C6" w:rsidP="00D503FC">
      <w:pPr>
        <w:spacing w:after="120"/>
      </w:pPr>
      <w:r>
        <w:t>3</w:t>
      </w:r>
      <w:r>
        <w:tab/>
        <w:t>3</w:t>
      </w:r>
      <w:r>
        <w:tab/>
        <w:t>60</w:t>
      </w:r>
    </w:p>
    <w:p w:rsidR="002242C6" w:rsidRDefault="002242C6" w:rsidP="00D503FC">
      <w:pPr>
        <w:spacing w:after="120"/>
      </w:pPr>
      <w:r>
        <w:t>7</w:t>
      </w:r>
      <w:r>
        <w:tab/>
        <w:t>1</w:t>
      </w:r>
      <w:r>
        <w:tab/>
        <w:t>55</w:t>
      </w:r>
    </w:p>
    <w:p w:rsidR="002242C6" w:rsidRDefault="002242C6" w:rsidP="00D503FC">
      <w:pPr>
        <w:spacing w:after="120"/>
      </w:pPr>
      <w:r>
        <w:t>6</w:t>
      </w:r>
      <w:r>
        <w:tab/>
        <w:t>1</w:t>
      </w:r>
      <w:r>
        <w:tab/>
        <w:t>45</w:t>
      </w:r>
    </w:p>
    <w:p w:rsidR="002242C6" w:rsidRDefault="002242C6" w:rsidP="00D503FC">
      <w:pPr>
        <w:spacing w:after="120"/>
      </w:pPr>
      <w:r>
        <w:t>1</w:t>
      </w:r>
      <w:r>
        <w:tab/>
        <w:t>2</w:t>
      </w:r>
      <w:r>
        <w:tab/>
        <w:t>40</w:t>
      </w:r>
    </w:p>
    <w:p w:rsidR="002242C6" w:rsidRDefault="002242C6" w:rsidP="00D503FC">
      <w:pPr>
        <w:spacing w:after="120"/>
      </w:pPr>
      <w:r>
        <w:t>4</w:t>
      </w:r>
      <w:r>
        <w:tab/>
        <w:t>2</w:t>
      </w:r>
      <w:r>
        <w:tab/>
        <w:t>20</w:t>
      </w:r>
    </w:p>
    <w:p w:rsidR="002242C6" w:rsidRDefault="002242C6" w:rsidP="00D503FC">
      <w:pPr>
        <w:spacing w:after="120"/>
      </w:pPr>
      <w:r>
        <w:t>2</w:t>
      </w:r>
      <w:r>
        <w:tab/>
        <w:t>4</w:t>
      </w:r>
      <w:r>
        <w:tab/>
        <w:t>15</w:t>
      </w:r>
    </w:p>
    <w:p w:rsidR="002242C6" w:rsidRDefault="002242C6" w:rsidP="00D503FC">
      <w:pPr>
        <w:spacing w:after="120"/>
      </w:pPr>
      <w:r>
        <w:t>5</w:t>
      </w:r>
      <w:r>
        <w:tab/>
        <w:t>3</w:t>
      </w:r>
      <w:r>
        <w:tab/>
        <w:t>10</w:t>
      </w:r>
    </w:p>
    <w:p w:rsidR="002242C6" w:rsidRDefault="002242C6" w:rsidP="00D503FC">
      <w:pPr>
        <w:spacing w:after="120"/>
      </w:pPr>
      <w:r>
        <w:t>We have d = 4 and n = 7. Create these 5 sets:</w:t>
      </w:r>
    </w:p>
    <w:p w:rsidR="002242C6" w:rsidRDefault="002242C6" w:rsidP="00D503FC">
      <w:pPr>
        <w:spacing w:after="120"/>
      </w:pPr>
      <w:r>
        <w:t>{0}</w:t>
      </w:r>
      <w:r>
        <w:tab/>
        <w:t>{1}</w:t>
      </w:r>
      <w:r>
        <w:tab/>
      </w:r>
      <w:r>
        <w:tab/>
        <w:t>{2}</w:t>
      </w:r>
      <w:r>
        <w:tab/>
      </w:r>
      <w:r>
        <w:tab/>
        <w:t>{3}</w:t>
      </w:r>
      <w:r>
        <w:tab/>
      </w:r>
      <w:r>
        <w:tab/>
        <w:t>{4}</w:t>
      </w:r>
    </w:p>
    <w:p w:rsidR="002242C6" w:rsidRDefault="002242C6" w:rsidP="00D503FC">
      <w:pPr>
        <w:spacing w:after="120"/>
      </w:pPr>
      <w:r>
        <w:t>Scheduling job 3: min(3,7) = 3 → go to set {3}, whose small is 3 → schedule at t=3, merge {3} and {2} into {2,3}. The sets are:</w:t>
      </w:r>
    </w:p>
    <w:p w:rsidR="002242C6" w:rsidRDefault="002242C6" w:rsidP="00D503FC">
      <w:pPr>
        <w:spacing w:after="120"/>
      </w:pPr>
      <w:r>
        <w:t>{0}</w:t>
      </w:r>
      <w:r>
        <w:tab/>
        <w:t>{1}</w:t>
      </w:r>
      <w:r>
        <w:tab/>
      </w:r>
      <w:r>
        <w:tab/>
      </w:r>
      <w:r>
        <w:tab/>
        <w:t>{2, 3}</w:t>
      </w:r>
      <w:r>
        <w:tab/>
      </w:r>
      <w:r>
        <w:tab/>
        <w:t>{4}</w:t>
      </w:r>
    </w:p>
    <w:p w:rsidR="002242C6" w:rsidRDefault="002242C6" w:rsidP="00D503FC">
      <w:pPr>
        <w:spacing w:after="120"/>
      </w:pPr>
      <w:r>
        <w:t>Scheduling job 7: min(1,7) = 1 → go to set {1}, whose small is 1 → schedule at t=1, merge {1} and {0} into {0,1}. The sets are:</w:t>
      </w:r>
    </w:p>
    <w:p w:rsidR="002242C6" w:rsidRDefault="002242C6" w:rsidP="00D503FC">
      <w:pPr>
        <w:spacing w:after="120"/>
      </w:pPr>
      <w:r>
        <w:tab/>
        <w:t>{0, 1}</w:t>
      </w:r>
      <w:r>
        <w:tab/>
      </w:r>
      <w:r>
        <w:tab/>
      </w:r>
      <w:r>
        <w:tab/>
      </w:r>
      <w:r>
        <w:tab/>
        <w:t>{2, 3}</w:t>
      </w:r>
      <w:r>
        <w:tab/>
      </w:r>
      <w:r>
        <w:tab/>
        <w:t>{4}</w:t>
      </w:r>
    </w:p>
    <w:p w:rsidR="002242C6" w:rsidRDefault="002242C6" w:rsidP="00D503FC">
      <w:pPr>
        <w:spacing w:after="120"/>
      </w:pPr>
      <w:r>
        <w:t>Scheduling job 6: min(1,7) = 1 → go to set {0,1}, whose small is 0 → cannot schedule</w:t>
      </w:r>
    </w:p>
    <w:p w:rsidR="002242C6" w:rsidRDefault="002242C6" w:rsidP="00D503FC">
      <w:pPr>
        <w:spacing w:after="120"/>
      </w:pPr>
      <w:r>
        <w:t>Scheduling job 1: min(2,7) = 2 → go to set {2,3}, whose small is 2 → schedule at t=2, merge {2,3} and {0,1} into {0,1,2,3}. The sets are:</w:t>
      </w:r>
    </w:p>
    <w:p w:rsidR="002242C6" w:rsidRDefault="002242C6" w:rsidP="00D503FC">
      <w:pPr>
        <w:spacing w:after="120"/>
      </w:pPr>
      <w:r>
        <w:tab/>
      </w:r>
      <w:r>
        <w:tab/>
      </w:r>
      <w:r>
        <w:tab/>
        <w:t>{0, 1, 2, 3}</w:t>
      </w:r>
      <w:r>
        <w:tab/>
      </w:r>
      <w:r>
        <w:tab/>
      </w:r>
      <w:r>
        <w:tab/>
        <w:t>{4}</w:t>
      </w:r>
    </w:p>
    <w:p w:rsidR="002242C6" w:rsidRDefault="002242C6" w:rsidP="00D503FC">
      <w:pPr>
        <w:spacing w:after="120"/>
      </w:pPr>
      <w:r>
        <w:t>Scheduling job 4: cannot schedule</w:t>
      </w:r>
    </w:p>
    <w:p w:rsidR="002242C6" w:rsidRDefault="002242C6" w:rsidP="00D503FC">
      <w:pPr>
        <w:spacing w:after="120"/>
      </w:pPr>
      <w:r>
        <w:t>Scheduling job 2: schedule at t=4 and merge everything in to {0,1,2,3,4}</w:t>
      </w:r>
    </w:p>
    <w:p w:rsidR="002242C6" w:rsidRDefault="002242C6" w:rsidP="00D503FC">
      <w:pPr>
        <w:spacing w:after="120"/>
      </w:pPr>
      <w:r>
        <w:t>Scheduling job 5: cannot schedule</w:t>
      </w:r>
    </w:p>
    <w:p w:rsidR="002242C6" w:rsidRDefault="002242C6" w:rsidP="00D503FC">
      <w:pPr>
        <w:spacing w:after="120"/>
      </w:pPr>
      <w:r>
        <w:br w:type="page"/>
      </w:r>
    </w:p>
    <w:p w:rsidR="002242C6" w:rsidRDefault="00A46224" w:rsidP="00E905B8">
      <w:pPr>
        <w:spacing w:after="120"/>
      </w:pPr>
      <w:r w:rsidRPr="00A46224">
        <w:rPr>
          <w:b/>
        </w:rPr>
        <w:lastRenderedPageBreak/>
        <w:t>24)</w:t>
      </w:r>
      <w:r w:rsidR="002242C6">
        <w:t xml:space="preserve"> Implement the algorithm developed in Exercise 21.</w:t>
      </w:r>
    </w:p>
    <w:p w:rsidR="000779A6" w:rsidRPr="00D503FC" w:rsidRDefault="002242C6" w:rsidP="00D503FC">
      <w:pPr>
        <w:spacing w:after="120" w:line="360" w:lineRule="auto"/>
        <w:jc w:val="center"/>
      </w:pPr>
      <w:r>
        <w:rPr>
          <w:noProof/>
        </w:rPr>
        <w:drawing>
          <wp:inline distT="0" distB="0" distL="0" distR="0" wp14:anchorId="1D538ACA" wp14:editId="290030D0">
            <wp:extent cx="4120650" cy="3819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26050" cy="3824530"/>
                    </a:xfrm>
                    <a:prstGeom prst="rect">
                      <a:avLst/>
                    </a:prstGeom>
                  </pic:spPr>
                </pic:pic>
              </a:graphicData>
            </a:graphic>
          </wp:inline>
        </w:drawing>
      </w:r>
    </w:p>
    <w:p w:rsidR="00D503FC" w:rsidRDefault="00D503FC" w:rsidP="00E905B8">
      <w:pPr>
        <w:spacing w:after="120"/>
        <w:ind w:hanging="720"/>
        <w:rPr>
          <w:b/>
          <w:color w:val="008000"/>
        </w:rPr>
      </w:pPr>
    </w:p>
    <w:p w:rsidR="00EF4F87" w:rsidRPr="00A46224" w:rsidRDefault="00A46224" w:rsidP="00D503FC">
      <w:pPr>
        <w:spacing w:after="120"/>
        <w:rPr>
          <w:b/>
        </w:rPr>
      </w:pPr>
      <w:r w:rsidRPr="00A46224">
        <w:rPr>
          <w:b/>
        </w:rPr>
        <w:t>25)</w:t>
      </w:r>
    </w:p>
    <w:p w:rsidR="00EF4F87" w:rsidRPr="00D503FC" w:rsidRDefault="00EF4F87" w:rsidP="00D503FC">
      <w:pPr>
        <w:spacing w:after="120"/>
      </w:pPr>
      <w:r w:rsidRPr="00D503FC">
        <w:rPr>
          <w:noProof/>
        </w:rPr>
        <w:drawing>
          <wp:inline distT="0" distB="0" distL="0" distR="0" wp14:anchorId="2A944B8D" wp14:editId="16231965">
            <wp:extent cx="5486400" cy="161426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614268"/>
                    </a:xfrm>
                    <a:prstGeom prst="rect">
                      <a:avLst/>
                    </a:prstGeom>
                  </pic:spPr>
                </pic:pic>
              </a:graphicData>
            </a:graphic>
          </wp:inline>
        </w:drawing>
      </w:r>
    </w:p>
    <w:p w:rsidR="00EF4F87" w:rsidRPr="00D503FC" w:rsidRDefault="00EF4F87" w:rsidP="00E905B8">
      <w:pPr>
        <w:autoSpaceDE w:val="0"/>
        <w:autoSpaceDN w:val="0"/>
        <w:adjustRightInd w:val="0"/>
        <w:spacing w:after="120"/>
        <w:rPr>
          <w:rFonts w:cs="CMR9"/>
          <w:szCs w:val="18"/>
        </w:rPr>
      </w:pPr>
      <w:r w:rsidRPr="00D503FC">
        <w:rPr>
          <w:rFonts w:cs="CMR9"/>
          <w:szCs w:val="18"/>
        </w:rPr>
        <w:t xml:space="preserve">The constant </w:t>
      </w:r>
      <w:r w:rsidRPr="00D503FC">
        <w:rPr>
          <w:rFonts w:cs="CMMI9"/>
          <w:szCs w:val="18"/>
        </w:rPr>
        <w:t xml:space="preserve">C </w:t>
      </w:r>
      <w:r w:rsidRPr="00D503FC">
        <w:rPr>
          <w:rFonts w:cs="CMR9"/>
          <w:szCs w:val="18"/>
        </w:rPr>
        <w:t>represents parameters such as the speed of the drive and the</w:t>
      </w:r>
    </w:p>
    <w:p w:rsidR="00EF4F87" w:rsidRPr="00D503FC" w:rsidRDefault="00EF4F87" w:rsidP="00D503FC">
      <w:pPr>
        <w:spacing w:after="120"/>
        <w:rPr>
          <w:rFonts w:cs="CMR9"/>
          <w:szCs w:val="18"/>
        </w:rPr>
      </w:pPr>
      <w:r w:rsidRPr="00D503FC">
        <w:rPr>
          <w:rFonts w:cs="CMR9"/>
          <w:szCs w:val="18"/>
        </w:rPr>
        <w:t>recording density.</w:t>
      </w:r>
    </w:p>
    <w:p w:rsidR="00EF4F87" w:rsidRPr="00D503FC" w:rsidRDefault="00EF4F87" w:rsidP="00E905B8">
      <w:pPr>
        <w:spacing w:after="120"/>
        <w:ind w:hanging="720"/>
        <w:rPr>
          <w:sz w:val="36"/>
        </w:rPr>
      </w:pPr>
    </w:p>
    <w:p w:rsidR="00A05C18" w:rsidRPr="00D503FC" w:rsidRDefault="00A05C18" w:rsidP="00E905B8">
      <w:pPr>
        <w:spacing w:after="120"/>
        <w:rPr>
          <w:rFonts w:cs="Times New Roman"/>
        </w:rPr>
      </w:pPr>
      <w:r w:rsidRPr="00D503FC">
        <w:t xml:space="preserve">a) </w:t>
      </w:r>
      <w:r w:rsidRPr="00D503FC">
        <w:rPr>
          <w:rFonts w:cs="Times New Roman"/>
        </w:rPr>
        <w:t>In what order should a greedy approach store these files to guarantee minimum average access time?</w:t>
      </w:r>
    </w:p>
    <w:p w:rsidR="00250E26" w:rsidRDefault="00250E26" w:rsidP="00E905B8">
      <w:pPr>
        <w:spacing w:after="120"/>
        <w:rPr>
          <w:rFonts w:cs="Times New Roman"/>
          <w:u w:val="double"/>
        </w:rPr>
      </w:pPr>
    </w:p>
    <w:p w:rsidR="00250E26" w:rsidRDefault="00250E26" w:rsidP="00E905B8">
      <w:pPr>
        <w:spacing w:after="120"/>
        <w:rPr>
          <w:rFonts w:cs="Times New Roman"/>
          <w:u w:val="double"/>
        </w:rPr>
      </w:pPr>
    </w:p>
    <w:p w:rsidR="00A05C18" w:rsidRPr="00D503FC" w:rsidRDefault="00A05C18" w:rsidP="00E905B8">
      <w:pPr>
        <w:spacing w:after="120"/>
        <w:rPr>
          <w:rFonts w:cs="Times New Roman"/>
        </w:rPr>
      </w:pPr>
      <w:r w:rsidRPr="00D503FC">
        <w:rPr>
          <w:rFonts w:cs="Times New Roman"/>
          <w:u w:val="double"/>
        </w:rPr>
        <w:t>Sol</w:t>
      </w:r>
      <w:r w:rsidR="008B1F17" w:rsidRPr="00D503FC">
        <w:rPr>
          <w:rFonts w:cs="Times New Roman"/>
          <w:u w:val="double"/>
        </w:rPr>
        <w:t>ution</w:t>
      </w:r>
      <w:r w:rsidRPr="00A421A8">
        <w:rPr>
          <w:rFonts w:cs="Times New Roman"/>
        </w:rPr>
        <w:t>:</w:t>
      </w:r>
      <w:r w:rsidR="00A421A8" w:rsidRPr="00A421A8">
        <w:rPr>
          <w:rFonts w:cs="Times New Roman"/>
        </w:rPr>
        <w:t xml:space="preserve"> </w:t>
      </w:r>
      <w:r w:rsidRPr="00D503FC">
        <w:rPr>
          <w:rFonts w:cs="Times New Roman"/>
        </w:rPr>
        <w:t>Consider the following e</w:t>
      </w:r>
      <w:r w:rsidR="0064674A" w:rsidRPr="00D503FC">
        <w:rPr>
          <w:rFonts w:cs="Times New Roman"/>
        </w:rPr>
        <w:t>xample</w:t>
      </w:r>
      <w:r w:rsidR="00D503FC">
        <w:rPr>
          <w:rFonts w:cs="Times New Roman"/>
        </w:rPr>
        <w:t>:</w:t>
      </w:r>
    </w:p>
    <w:tbl>
      <w:tblPr>
        <w:tblStyle w:val="TableGrid"/>
        <w:tblW w:w="0" w:type="auto"/>
        <w:tblLook w:val="04A0" w:firstRow="1" w:lastRow="0" w:firstColumn="1" w:lastColumn="0" w:noHBand="0" w:noVBand="1"/>
      </w:tblPr>
      <w:tblGrid>
        <w:gridCol w:w="558"/>
        <w:gridCol w:w="540"/>
        <w:gridCol w:w="540"/>
      </w:tblGrid>
      <w:tr w:rsidR="00EF4F87" w:rsidRPr="00D503FC" w:rsidTr="007A125A">
        <w:tc>
          <w:tcPr>
            <w:tcW w:w="558" w:type="dxa"/>
            <w:tcBorders>
              <w:top w:val="nil"/>
              <w:left w:val="nil"/>
              <w:bottom w:val="nil"/>
              <w:right w:val="nil"/>
            </w:tcBorders>
          </w:tcPr>
          <w:p w:rsidR="00A05C18" w:rsidRPr="00D503FC" w:rsidRDefault="00A05C18" w:rsidP="00E905B8">
            <w:pPr>
              <w:spacing w:after="120"/>
              <w:jc w:val="center"/>
              <w:rPr>
                <w:rFonts w:cs="Times New Roman"/>
              </w:rPr>
            </w:pPr>
          </w:p>
        </w:tc>
        <w:tc>
          <w:tcPr>
            <w:tcW w:w="540" w:type="dxa"/>
            <w:tcBorders>
              <w:top w:val="nil"/>
              <w:left w:val="nil"/>
              <w:right w:val="nil"/>
            </w:tcBorders>
          </w:tcPr>
          <w:p w:rsidR="00A05C18" w:rsidRPr="00D503FC" w:rsidRDefault="00A05C18" w:rsidP="00E905B8">
            <w:pPr>
              <w:spacing w:after="120"/>
              <w:jc w:val="center"/>
              <w:rPr>
                <w:rFonts w:cs="Times New Roman"/>
                <w:i/>
              </w:rPr>
            </w:pPr>
            <w:r w:rsidRPr="00D503FC">
              <w:rPr>
                <w:rFonts w:cs="Times New Roman"/>
                <w:i/>
              </w:rPr>
              <w:t>l</w:t>
            </w:r>
          </w:p>
        </w:tc>
        <w:tc>
          <w:tcPr>
            <w:tcW w:w="540" w:type="dxa"/>
            <w:tcBorders>
              <w:top w:val="nil"/>
              <w:left w:val="nil"/>
              <w:right w:val="nil"/>
            </w:tcBorders>
          </w:tcPr>
          <w:p w:rsidR="00A05C18" w:rsidRPr="00D503FC" w:rsidRDefault="00A05C18" w:rsidP="00E905B8">
            <w:pPr>
              <w:spacing w:after="120"/>
              <w:jc w:val="center"/>
              <w:rPr>
                <w:rFonts w:cs="Times New Roman"/>
                <w:i/>
              </w:rPr>
            </w:pPr>
            <w:r w:rsidRPr="00D503FC">
              <w:rPr>
                <w:rFonts w:cs="Times New Roman"/>
                <w:i/>
              </w:rPr>
              <w:t>p</w:t>
            </w:r>
          </w:p>
        </w:tc>
      </w:tr>
      <w:tr w:rsidR="00EF4F87" w:rsidRPr="00D503FC" w:rsidTr="007A125A">
        <w:tc>
          <w:tcPr>
            <w:tcW w:w="558" w:type="dxa"/>
            <w:tcBorders>
              <w:top w:val="nil"/>
              <w:left w:val="nil"/>
              <w:bottom w:val="nil"/>
            </w:tcBorders>
          </w:tcPr>
          <w:p w:rsidR="00A05C18" w:rsidRPr="00D503FC" w:rsidRDefault="00A05C18" w:rsidP="00E905B8">
            <w:pPr>
              <w:spacing w:after="120"/>
              <w:jc w:val="center"/>
              <w:rPr>
                <w:rFonts w:cs="Times New Roman"/>
              </w:rPr>
            </w:pPr>
            <w:r w:rsidRPr="00D503FC">
              <w:rPr>
                <w:rFonts w:cs="Times New Roman"/>
                <w:i/>
              </w:rPr>
              <w:t>f</w:t>
            </w:r>
            <w:r w:rsidRPr="00D503FC">
              <w:rPr>
                <w:rFonts w:cs="Times New Roman"/>
                <w:vertAlign w:val="subscript"/>
              </w:rPr>
              <w:t>1</w:t>
            </w:r>
          </w:p>
        </w:tc>
        <w:tc>
          <w:tcPr>
            <w:tcW w:w="540" w:type="dxa"/>
          </w:tcPr>
          <w:p w:rsidR="00A05C18" w:rsidRPr="00D503FC" w:rsidRDefault="00A05C18" w:rsidP="00E905B8">
            <w:pPr>
              <w:spacing w:after="120"/>
              <w:jc w:val="center"/>
              <w:rPr>
                <w:rFonts w:cs="Times New Roman"/>
              </w:rPr>
            </w:pPr>
            <w:r w:rsidRPr="00D503FC">
              <w:rPr>
                <w:rFonts w:cs="Times New Roman"/>
              </w:rPr>
              <w:t>5</w:t>
            </w:r>
          </w:p>
        </w:tc>
        <w:tc>
          <w:tcPr>
            <w:tcW w:w="540" w:type="dxa"/>
          </w:tcPr>
          <w:p w:rsidR="00A05C18" w:rsidRPr="00D503FC" w:rsidRDefault="00A05C18" w:rsidP="00E905B8">
            <w:pPr>
              <w:spacing w:after="120"/>
              <w:jc w:val="center"/>
              <w:rPr>
                <w:rFonts w:cs="Times New Roman"/>
              </w:rPr>
            </w:pPr>
            <w:r w:rsidRPr="00D503FC">
              <w:rPr>
                <w:rFonts w:cs="Times New Roman"/>
              </w:rPr>
              <w:t>0.4</w:t>
            </w:r>
          </w:p>
        </w:tc>
      </w:tr>
      <w:tr w:rsidR="00EF4F87" w:rsidRPr="00D503FC" w:rsidTr="007A125A">
        <w:tc>
          <w:tcPr>
            <w:tcW w:w="558" w:type="dxa"/>
            <w:tcBorders>
              <w:top w:val="nil"/>
              <w:left w:val="nil"/>
              <w:bottom w:val="nil"/>
            </w:tcBorders>
          </w:tcPr>
          <w:p w:rsidR="00A05C18" w:rsidRPr="00D503FC" w:rsidRDefault="00A05C18" w:rsidP="00E905B8">
            <w:pPr>
              <w:spacing w:after="120"/>
              <w:jc w:val="center"/>
              <w:rPr>
                <w:rFonts w:cs="Times New Roman"/>
              </w:rPr>
            </w:pPr>
            <w:r w:rsidRPr="00D503FC">
              <w:rPr>
                <w:rFonts w:cs="Times New Roman"/>
                <w:i/>
              </w:rPr>
              <w:t>f</w:t>
            </w:r>
            <w:r w:rsidRPr="00D503FC">
              <w:rPr>
                <w:rFonts w:cs="Times New Roman"/>
                <w:vertAlign w:val="subscript"/>
              </w:rPr>
              <w:t>2</w:t>
            </w:r>
          </w:p>
        </w:tc>
        <w:tc>
          <w:tcPr>
            <w:tcW w:w="540" w:type="dxa"/>
          </w:tcPr>
          <w:p w:rsidR="00A05C18" w:rsidRPr="00D503FC" w:rsidRDefault="00A05C18" w:rsidP="00E905B8">
            <w:pPr>
              <w:spacing w:after="120"/>
              <w:jc w:val="center"/>
              <w:rPr>
                <w:rFonts w:cs="Times New Roman"/>
              </w:rPr>
            </w:pPr>
            <w:r w:rsidRPr="00D503FC">
              <w:rPr>
                <w:rFonts w:cs="Times New Roman"/>
              </w:rPr>
              <w:t>4</w:t>
            </w:r>
          </w:p>
        </w:tc>
        <w:tc>
          <w:tcPr>
            <w:tcW w:w="540" w:type="dxa"/>
          </w:tcPr>
          <w:p w:rsidR="00A05C18" w:rsidRPr="00D503FC" w:rsidRDefault="00A05C18" w:rsidP="00E905B8">
            <w:pPr>
              <w:spacing w:after="120"/>
              <w:jc w:val="center"/>
              <w:rPr>
                <w:rFonts w:cs="Times New Roman"/>
              </w:rPr>
            </w:pPr>
            <w:r w:rsidRPr="00D503FC">
              <w:rPr>
                <w:rFonts w:cs="Times New Roman"/>
              </w:rPr>
              <w:t>0.5</w:t>
            </w:r>
          </w:p>
        </w:tc>
      </w:tr>
      <w:tr w:rsidR="00A05C18" w:rsidRPr="00D503FC" w:rsidTr="007A125A">
        <w:tc>
          <w:tcPr>
            <w:tcW w:w="558" w:type="dxa"/>
            <w:tcBorders>
              <w:top w:val="nil"/>
              <w:left w:val="nil"/>
              <w:bottom w:val="nil"/>
            </w:tcBorders>
          </w:tcPr>
          <w:p w:rsidR="00A05C18" w:rsidRPr="00D503FC" w:rsidRDefault="00A05C18" w:rsidP="00E905B8">
            <w:pPr>
              <w:spacing w:after="120"/>
              <w:jc w:val="center"/>
              <w:rPr>
                <w:rFonts w:cs="Times New Roman"/>
              </w:rPr>
            </w:pPr>
            <w:r w:rsidRPr="00D503FC">
              <w:rPr>
                <w:rFonts w:cs="Times New Roman"/>
                <w:i/>
              </w:rPr>
              <w:t>f</w:t>
            </w:r>
            <w:r w:rsidRPr="00D503FC">
              <w:rPr>
                <w:rFonts w:cs="Times New Roman"/>
                <w:vertAlign w:val="subscript"/>
              </w:rPr>
              <w:t>3</w:t>
            </w:r>
          </w:p>
        </w:tc>
        <w:tc>
          <w:tcPr>
            <w:tcW w:w="540" w:type="dxa"/>
          </w:tcPr>
          <w:p w:rsidR="00A05C18" w:rsidRPr="00D503FC" w:rsidRDefault="00A05C18" w:rsidP="00E905B8">
            <w:pPr>
              <w:spacing w:after="120"/>
              <w:jc w:val="center"/>
              <w:rPr>
                <w:rFonts w:cs="Times New Roman"/>
              </w:rPr>
            </w:pPr>
            <w:r w:rsidRPr="00D503FC">
              <w:rPr>
                <w:rFonts w:cs="Times New Roman"/>
              </w:rPr>
              <w:t>3</w:t>
            </w:r>
          </w:p>
        </w:tc>
        <w:tc>
          <w:tcPr>
            <w:tcW w:w="540" w:type="dxa"/>
          </w:tcPr>
          <w:p w:rsidR="00A05C18" w:rsidRPr="00D503FC" w:rsidRDefault="00A05C18" w:rsidP="00E905B8">
            <w:pPr>
              <w:spacing w:after="120"/>
              <w:jc w:val="center"/>
              <w:rPr>
                <w:rFonts w:cs="Times New Roman"/>
              </w:rPr>
            </w:pPr>
            <w:r w:rsidRPr="00D503FC">
              <w:rPr>
                <w:rFonts w:cs="Times New Roman"/>
              </w:rPr>
              <w:t>0.1</w:t>
            </w:r>
          </w:p>
        </w:tc>
      </w:tr>
    </w:tbl>
    <w:p w:rsidR="00A05C18" w:rsidRPr="00D503FC" w:rsidRDefault="00A05C18" w:rsidP="00E905B8">
      <w:pPr>
        <w:spacing w:after="120"/>
        <w:rPr>
          <w:rFonts w:cs="Times New Roman"/>
        </w:rPr>
      </w:pPr>
    </w:p>
    <w:p w:rsidR="00A05C18" w:rsidRPr="00D503FC" w:rsidRDefault="00EF4F87" w:rsidP="00E905B8">
      <w:pPr>
        <w:spacing w:after="120"/>
        <w:rPr>
          <w:rFonts w:cs="Times New Roman"/>
        </w:rPr>
      </w:pPr>
      <w:r w:rsidRPr="00D503FC">
        <w:rPr>
          <w:rFonts w:cs="Times New Roman"/>
        </w:rPr>
        <w:t>Sort</w:t>
      </w:r>
      <w:r w:rsidR="00A05C18" w:rsidRPr="00D503FC">
        <w:rPr>
          <w:rFonts w:cs="Times New Roman"/>
        </w:rPr>
        <w:t xml:space="preserve"> the files from smallest ratio of length over access probability to largest ratio of length over access probability</w:t>
      </w:r>
      <w:r w:rsidRPr="00D503FC">
        <w:rPr>
          <w:rFonts w:cs="Times New Roman"/>
        </w:rPr>
        <w:t>:</w:t>
      </w:r>
    </w:p>
    <w:p w:rsidR="00A05C18" w:rsidRPr="00D503FC" w:rsidRDefault="00A05C18" w:rsidP="00E905B8">
      <w:pPr>
        <w:spacing w:after="120"/>
        <w:rPr>
          <w:rFonts w:cs="Times New Roman"/>
        </w:rPr>
      </w:pPr>
    </w:p>
    <w:p w:rsidR="00A05C18" w:rsidRPr="00D503FC" w:rsidRDefault="00A05C18" w:rsidP="00E905B8">
      <w:pPr>
        <w:spacing w:after="120"/>
        <w:jc w:val="center"/>
        <w:rPr>
          <w:rFonts w:cs="Times New Roman"/>
        </w:rPr>
      </w:pPr>
      <w:r w:rsidRPr="00D503FC">
        <w:rPr>
          <w:rFonts w:cs="Times New Roman"/>
          <w:position w:val="-32"/>
        </w:rPr>
        <w:object w:dxaOrig="1180" w:dyaOrig="720">
          <v:shape id="_x0000_i1026" type="#_x0000_t75" style="width:58.5pt;height:36.75pt" o:ole="">
            <v:imagedata r:id="rId24" o:title=""/>
          </v:shape>
          <o:OLEObject Type="Embed" ProgID="Equation.DSMT4" ShapeID="_x0000_i1026" DrawAspect="Content" ObjectID="_1462770767" r:id="rId25"/>
        </w:object>
      </w:r>
    </w:p>
    <w:p w:rsidR="00A05C18" w:rsidRPr="00D503FC" w:rsidRDefault="00A05C18" w:rsidP="00E905B8">
      <w:pPr>
        <w:spacing w:after="120"/>
        <w:rPr>
          <w:rFonts w:cs="Times New Roman"/>
        </w:rPr>
      </w:pPr>
    </w:p>
    <w:p w:rsidR="00A05C18" w:rsidRPr="00D503FC" w:rsidRDefault="00A05C18" w:rsidP="00E905B8">
      <w:pPr>
        <w:spacing w:after="120"/>
        <w:rPr>
          <w:rFonts w:cs="Times New Roman"/>
        </w:rPr>
      </w:pPr>
      <w:r w:rsidRPr="00D503FC">
        <w:rPr>
          <w:rFonts w:cs="Times New Roman"/>
        </w:rPr>
        <w:t xml:space="preserve">The files are stored in the tape in the following order: </w:t>
      </w:r>
      <w:r w:rsidRPr="00D503FC">
        <w:rPr>
          <w:rFonts w:cs="Times New Roman"/>
          <w:i/>
        </w:rPr>
        <w:t>f</w:t>
      </w:r>
      <w:r w:rsidRPr="00D503FC">
        <w:rPr>
          <w:rFonts w:cs="Times New Roman"/>
          <w:vertAlign w:val="subscript"/>
        </w:rPr>
        <w:t>2</w:t>
      </w:r>
      <w:r w:rsidRPr="00D503FC">
        <w:rPr>
          <w:rFonts w:cs="Times New Roman"/>
        </w:rPr>
        <w:t xml:space="preserve">, </w:t>
      </w:r>
      <w:r w:rsidRPr="00D503FC">
        <w:rPr>
          <w:rFonts w:cs="Times New Roman"/>
          <w:i/>
        </w:rPr>
        <w:t>f</w:t>
      </w:r>
      <w:r w:rsidRPr="00D503FC">
        <w:rPr>
          <w:rFonts w:cs="Times New Roman"/>
          <w:vertAlign w:val="subscript"/>
        </w:rPr>
        <w:t>1</w:t>
      </w:r>
      <w:r w:rsidRPr="00D503FC">
        <w:rPr>
          <w:rFonts w:cs="Times New Roman"/>
        </w:rPr>
        <w:t xml:space="preserve">, </w:t>
      </w:r>
      <w:r w:rsidRPr="00D503FC">
        <w:rPr>
          <w:rFonts w:cs="Times New Roman"/>
          <w:i/>
        </w:rPr>
        <w:t>f</w:t>
      </w:r>
      <w:r w:rsidRPr="00D503FC">
        <w:rPr>
          <w:rFonts w:cs="Times New Roman"/>
          <w:vertAlign w:val="subscript"/>
        </w:rPr>
        <w:t>3</w:t>
      </w:r>
      <w:r w:rsidR="00972C3F" w:rsidRPr="00D503FC">
        <w:rPr>
          <w:rFonts w:cs="Times New Roman"/>
        </w:rPr>
        <w:t>,</w:t>
      </w:r>
      <w:r w:rsidRPr="00D503FC">
        <w:rPr>
          <w:rFonts w:cs="Times New Roman"/>
        </w:rPr>
        <w:t xml:space="preserve"> hence the average access time is minimized.</w:t>
      </w:r>
    </w:p>
    <w:p w:rsidR="00EF4F87" w:rsidRPr="00D503FC" w:rsidRDefault="00EF4F87" w:rsidP="00EA770A">
      <w:pPr>
        <w:spacing w:after="120"/>
        <w:rPr>
          <w:b/>
        </w:rPr>
      </w:pPr>
    </w:p>
    <w:p w:rsidR="00EF4F87" w:rsidRPr="00D503FC" w:rsidRDefault="00A05C18" w:rsidP="00E905B8">
      <w:pPr>
        <w:spacing w:after="120"/>
        <w:rPr>
          <w:rFonts w:cs="Times New Roman"/>
        </w:rPr>
      </w:pPr>
      <w:r w:rsidRPr="00D503FC">
        <w:t xml:space="preserve">b) </w:t>
      </w:r>
      <w:r w:rsidRPr="00D503FC">
        <w:rPr>
          <w:rFonts w:cs="Times New Roman"/>
        </w:rPr>
        <w:t xml:space="preserve">Write the algorithm </w:t>
      </w:r>
      <w:r w:rsidR="005D1B4D" w:rsidRPr="00D503FC">
        <w:rPr>
          <w:rFonts w:cs="Times New Roman"/>
        </w:rPr>
        <w:t>to</w:t>
      </w:r>
      <w:r w:rsidRPr="00D503FC">
        <w:rPr>
          <w:rFonts w:cs="Times New Roman"/>
        </w:rPr>
        <w:t xml:space="preserve"> </w:t>
      </w:r>
      <w:r w:rsidR="005D1B4D" w:rsidRPr="00D503FC">
        <w:rPr>
          <w:rFonts w:cs="Times New Roman"/>
        </w:rPr>
        <w:t>s</w:t>
      </w:r>
      <w:r w:rsidRPr="00D503FC">
        <w:rPr>
          <w:rFonts w:cs="Times New Roman"/>
        </w:rPr>
        <w:t xml:space="preserve">tore the files, analyze your algorithm, and show the results using </w:t>
      </w:r>
      <w:r w:rsidR="00EF4F87" w:rsidRPr="00D503FC">
        <w:rPr>
          <w:rFonts w:cs="Times New Roman"/>
        </w:rPr>
        <w:t xml:space="preserve">order </w:t>
      </w:r>
      <w:r w:rsidRPr="00D503FC">
        <w:rPr>
          <w:rFonts w:cs="Times New Roman"/>
        </w:rPr>
        <w:t>notation.</w:t>
      </w:r>
    </w:p>
    <w:p w:rsidR="00A05C18" w:rsidRPr="00D503FC" w:rsidRDefault="00A05C18" w:rsidP="00E905B8">
      <w:pPr>
        <w:spacing w:after="120"/>
        <w:rPr>
          <w:rFonts w:cs="Times New Roman"/>
        </w:rPr>
      </w:pPr>
      <w:r w:rsidRPr="00D503FC">
        <w:rPr>
          <w:rFonts w:cs="Times New Roman"/>
          <w:u w:val="double"/>
        </w:rPr>
        <w:t>Sol</w:t>
      </w:r>
      <w:r w:rsidR="00972C3F" w:rsidRPr="00D503FC">
        <w:rPr>
          <w:rFonts w:cs="Times New Roman"/>
          <w:u w:val="double"/>
        </w:rPr>
        <w:t>ution</w:t>
      </w:r>
      <w:r w:rsidRPr="00D503FC">
        <w:rPr>
          <w:rFonts w:cs="Times New Roman"/>
        </w:rPr>
        <w:t>:</w:t>
      </w:r>
      <w:r w:rsidR="00EF4F87" w:rsidRPr="00D503FC">
        <w:rPr>
          <w:rFonts w:cs="Times New Roman"/>
        </w:rPr>
        <w:t xml:space="preserve"> The dominant term is sorting n ratios, which can be done in </w:t>
      </w:r>
      <w:r w:rsidR="00EF4F87" w:rsidRPr="00D503FC">
        <w:rPr>
          <w:rFonts w:ascii="Symbol" w:hAnsi="Symbol" w:cs="Times New Roman"/>
        </w:rPr>
        <w:t></w:t>
      </w:r>
      <w:r w:rsidR="00EF4F87" w:rsidRPr="00D503FC">
        <w:rPr>
          <w:rFonts w:cs="Times New Roman"/>
        </w:rPr>
        <w:t>(n·lgn), e.g. with Mergesort or Quicksort.</w:t>
      </w:r>
    </w:p>
    <w:p w:rsidR="00EF4F87" w:rsidRDefault="00EF4F87" w:rsidP="00E905B8">
      <w:pPr>
        <w:tabs>
          <w:tab w:val="left" w:pos="711"/>
          <w:tab w:val="left" w:pos="1701"/>
          <w:tab w:val="left" w:pos="2565"/>
        </w:tabs>
        <w:spacing w:after="120"/>
        <w:rPr>
          <w:b/>
        </w:rPr>
      </w:pPr>
    </w:p>
    <w:p w:rsidR="00250E26" w:rsidRPr="00D503FC" w:rsidRDefault="00250E26" w:rsidP="00E905B8">
      <w:pPr>
        <w:tabs>
          <w:tab w:val="left" w:pos="711"/>
          <w:tab w:val="left" w:pos="1701"/>
          <w:tab w:val="left" w:pos="2565"/>
        </w:tabs>
        <w:spacing w:after="120"/>
        <w:rPr>
          <w:b/>
        </w:rPr>
      </w:pPr>
    </w:p>
    <w:p w:rsidR="006F39D0" w:rsidRDefault="006F39D0" w:rsidP="006F39D0">
      <w:pPr>
        <w:spacing w:after="120"/>
        <w:rPr>
          <w:b/>
        </w:rPr>
      </w:pPr>
      <w:r>
        <w:rPr>
          <w:b/>
        </w:rPr>
        <w:t>4.4</w:t>
      </w:r>
    </w:p>
    <w:p w:rsidR="00EF4F87" w:rsidRPr="00D503FC" w:rsidRDefault="00EF4F87" w:rsidP="00E905B8">
      <w:pPr>
        <w:tabs>
          <w:tab w:val="left" w:pos="711"/>
          <w:tab w:val="left" w:pos="1701"/>
          <w:tab w:val="left" w:pos="2565"/>
        </w:tabs>
        <w:spacing w:after="120"/>
        <w:rPr>
          <w:b/>
        </w:rPr>
      </w:pPr>
    </w:p>
    <w:p w:rsidR="00B5239D" w:rsidRPr="00A114FF" w:rsidRDefault="00B5239D" w:rsidP="00B5239D">
      <w:pPr>
        <w:spacing w:after="120"/>
        <w:ind w:left="450" w:hanging="450"/>
      </w:pPr>
      <w:r w:rsidRPr="00A114FF">
        <w:rPr>
          <w:b/>
        </w:rPr>
        <w:t>26)</w:t>
      </w:r>
      <w:r w:rsidRPr="00A114FF">
        <w:t xml:space="preserve"> A: 00</w:t>
      </w:r>
    </w:p>
    <w:p w:rsidR="00B5239D" w:rsidRPr="00A114FF" w:rsidRDefault="00B5239D" w:rsidP="00B5239D">
      <w:pPr>
        <w:spacing w:after="120"/>
        <w:ind w:left="450"/>
      </w:pPr>
      <w:r w:rsidRPr="00A114FF">
        <w:t>B: 011</w:t>
      </w:r>
    </w:p>
    <w:p w:rsidR="00B5239D" w:rsidRPr="00A114FF" w:rsidRDefault="00B5239D" w:rsidP="00B5239D">
      <w:pPr>
        <w:spacing w:after="120"/>
        <w:ind w:left="450"/>
      </w:pPr>
      <w:r w:rsidRPr="00A114FF">
        <w:t>I: 10</w:t>
      </w:r>
    </w:p>
    <w:p w:rsidR="00B5239D" w:rsidRPr="00A114FF" w:rsidRDefault="00B5239D" w:rsidP="00B5239D">
      <w:pPr>
        <w:spacing w:after="120"/>
        <w:ind w:left="450"/>
      </w:pPr>
      <w:r w:rsidRPr="00A114FF">
        <w:t>M: 111</w:t>
      </w:r>
    </w:p>
    <w:p w:rsidR="00B5239D" w:rsidRPr="00A114FF" w:rsidRDefault="00B5239D" w:rsidP="00B5239D">
      <w:pPr>
        <w:spacing w:after="120"/>
        <w:ind w:left="450"/>
      </w:pPr>
      <w:r w:rsidRPr="00A114FF">
        <w:t>S: 110</w:t>
      </w:r>
    </w:p>
    <w:p w:rsidR="00B5239D" w:rsidRPr="00A114FF" w:rsidRDefault="00B5239D" w:rsidP="00B5239D">
      <w:pPr>
        <w:spacing w:after="120"/>
        <w:ind w:left="450"/>
      </w:pPr>
      <w:r w:rsidRPr="00A114FF">
        <w:t>X: 0101</w:t>
      </w:r>
    </w:p>
    <w:p w:rsidR="00B5239D" w:rsidRPr="00A114FF" w:rsidRDefault="00B5239D" w:rsidP="00B5239D">
      <w:pPr>
        <w:spacing w:after="120"/>
        <w:ind w:left="450"/>
      </w:pPr>
      <w:r w:rsidRPr="00A114FF">
        <w:t>Z: 0100</w:t>
      </w:r>
    </w:p>
    <w:p w:rsidR="00B5239D" w:rsidRPr="00A114FF" w:rsidRDefault="00B5239D" w:rsidP="00B5239D">
      <w:pPr>
        <w:ind w:left="450" w:hanging="450"/>
      </w:pPr>
    </w:p>
    <w:p w:rsidR="00B5239D" w:rsidRPr="00A114FF" w:rsidRDefault="00B5239D" w:rsidP="00B5239D">
      <w:pPr>
        <w:spacing w:after="120"/>
        <w:ind w:left="450" w:hanging="450"/>
      </w:pPr>
      <w:r w:rsidRPr="00A114FF">
        <w:rPr>
          <w:b/>
        </w:rPr>
        <w:lastRenderedPageBreak/>
        <w:t>27)</w:t>
      </w:r>
      <w:r w:rsidRPr="00A114FF">
        <w:t xml:space="preserve"> c: 001</w:t>
      </w:r>
    </w:p>
    <w:p w:rsidR="00B5239D" w:rsidRPr="00A114FF" w:rsidRDefault="00B5239D" w:rsidP="00B5239D">
      <w:pPr>
        <w:spacing w:after="120"/>
        <w:ind w:left="450"/>
      </w:pPr>
      <w:r w:rsidRPr="00A114FF">
        <w:t>e: 01</w:t>
      </w:r>
    </w:p>
    <w:p w:rsidR="00B5239D" w:rsidRPr="00A114FF" w:rsidRDefault="00B5239D" w:rsidP="00B5239D">
      <w:pPr>
        <w:spacing w:after="120"/>
        <w:ind w:left="450"/>
      </w:pPr>
      <w:r w:rsidRPr="00A114FF">
        <w:t>i: 111</w:t>
      </w:r>
    </w:p>
    <w:p w:rsidR="00B5239D" w:rsidRPr="00A114FF" w:rsidRDefault="00B5239D" w:rsidP="00B5239D">
      <w:pPr>
        <w:spacing w:after="120"/>
        <w:ind w:left="450"/>
      </w:pPr>
      <w:r w:rsidRPr="00A114FF">
        <w:t>r: 100</w:t>
      </w:r>
    </w:p>
    <w:p w:rsidR="00B5239D" w:rsidRPr="00A114FF" w:rsidRDefault="00B5239D" w:rsidP="00B5239D">
      <w:pPr>
        <w:spacing w:after="120"/>
        <w:ind w:left="450"/>
      </w:pPr>
      <w:r w:rsidRPr="00A114FF">
        <w:t>s: 110</w:t>
      </w:r>
    </w:p>
    <w:p w:rsidR="00B5239D" w:rsidRPr="00A114FF" w:rsidRDefault="00B5239D" w:rsidP="00B5239D">
      <w:pPr>
        <w:spacing w:after="120"/>
        <w:ind w:left="450"/>
      </w:pPr>
      <w:r w:rsidRPr="00A114FF">
        <w:t>t: 000</w:t>
      </w:r>
    </w:p>
    <w:p w:rsidR="00B5239D" w:rsidRPr="00A114FF" w:rsidRDefault="00B5239D" w:rsidP="00B5239D">
      <w:pPr>
        <w:spacing w:after="120"/>
        <w:ind w:left="450"/>
      </w:pPr>
      <w:r w:rsidRPr="00A114FF">
        <w:t>x: 101</w:t>
      </w:r>
    </w:p>
    <w:p w:rsidR="00EF4F87" w:rsidRDefault="00EF4F87" w:rsidP="00E905B8">
      <w:pPr>
        <w:tabs>
          <w:tab w:val="left" w:pos="711"/>
          <w:tab w:val="left" w:pos="1701"/>
          <w:tab w:val="left" w:pos="2565"/>
        </w:tabs>
        <w:spacing w:after="120"/>
        <w:rPr>
          <w:b/>
        </w:rPr>
      </w:pPr>
    </w:p>
    <w:p w:rsidR="00250E26" w:rsidRPr="00D503FC" w:rsidRDefault="00250E26" w:rsidP="00E905B8">
      <w:pPr>
        <w:tabs>
          <w:tab w:val="left" w:pos="711"/>
          <w:tab w:val="left" w:pos="1701"/>
          <w:tab w:val="left" w:pos="2565"/>
        </w:tabs>
        <w:spacing w:after="120"/>
        <w:rPr>
          <w:b/>
        </w:rPr>
      </w:pPr>
    </w:p>
    <w:p w:rsidR="00952526" w:rsidRPr="00D503FC" w:rsidRDefault="00B5239D" w:rsidP="00E905B8">
      <w:pPr>
        <w:tabs>
          <w:tab w:val="left" w:pos="711"/>
          <w:tab w:val="left" w:pos="1701"/>
          <w:tab w:val="left" w:pos="2565"/>
        </w:tabs>
        <w:spacing w:after="120"/>
      </w:pPr>
      <w:r w:rsidRPr="00B5239D">
        <w:rPr>
          <w:b/>
        </w:rPr>
        <w:t>28)</w:t>
      </w:r>
      <w:r w:rsidR="00D32E38" w:rsidRPr="00D503FC">
        <w:rPr>
          <w:b/>
        </w:rPr>
        <w:t xml:space="preserve"> </w:t>
      </w:r>
      <w:r w:rsidR="00952526" w:rsidRPr="00D503FC">
        <w:t>Decode each bit string using the binary code in Exercise</w:t>
      </w:r>
      <w:r w:rsidR="00D503FC">
        <w:rPr>
          <w:strike/>
        </w:rPr>
        <w:t xml:space="preserve"> </w:t>
      </w:r>
      <w:r w:rsidR="00952526" w:rsidRPr="00D503FC">
        <w:t>26.</w:t>
      </w:r>
    </w:p>
    <w:p w:rsidR="00D503FC" w:rsidRDefault="00D503FC" w:rsidP="00E905B8">
      <w:pPr>
        <w:tabs>
          <w:tab w:val="left" w:pos="711"/>
          <w:tab w:val="left" w:pos="1701"/>
          <w:tab w:val="left" w:pos="2565"/>
        </w:tabs>
        <w:spacing w:after="120"/>
        <w:rPr>
          <w:rFonts w:cs="Times New Roman"/>
        </w:rPr>
      </w:pPr>
    </w:p>
    <w:p w:rsidR="0001314D" w:rsidRPr="00D503FC" w:rsidRDefault="00D503FC" w:rsidP="00D503FC">
      <w:pPr>
        <w:tabs>
          <w:tab w:val="left" w:pos="711"/>
          <w:tab w:val="left" w:pos="1701"/>
          <w:tab w:val="left" w:pos="2565"/>
        </w:tabs>
        <w:spacing w:after="120"/>
        <w:rPr>
          <w:rFonts w:cs="Times New Roman"/>
        </w:rPr>
      </w:pPr>
      <w:r>
        <w:rPr>
          <w:rFonts w:cs="Times New Roman"/>
        </w:rPr>
        <w:t>F</w:t>
      </w:r>
      <w:r w:rsidR="0001314D" w:rsidRPr="00D503FC">
        <w:rPr>
          <w:rFonts w:cs="Times New Roman"/>
        </w:rPr>
        <w:t>rom</w:t>
      </w:r>
      <w:r>
        <w:rPr>
          <w:rFonts w:cs="Times New Roman"/>
        </w:rPr>
        <w:t xml:space="preserve"> the answer to Exercise 26 we have:</w:t>
      </w:r>
    </w:p>
    <w:p w:rsidR="0001314D" w:rsidRPr="00D503FC" w:rsidRDefault="0001314D" w:rsidP="00D503FC">
      <w:pPr>
        <w:spacing w:after="0"/>
        <w:ind w:left="720"/>
        <w:rPr>
          <w:rFonts w:cs="Times New Roman"/>
        </w:rPr>
      </w:pPr>
      <w:r w:rsidRPr="00D503FC">
        <w:rPr>
          <w:rFonts w:cs="Times New Roman"/>
          <w:i/>
        </w:rPr>
        <w:t>A</w:t>
      </w:r>
      <w:r w:rsidRPr="00D503FC">
        <w:rPr>
          <w:rFonts w:cs="Times New Roman"/>
        </w:rPr>
        <w:t xml:space="preserve"> − 00</w:t>
      </w:r>
    </w:p>
    <w:p w:rsidR="0001314D" w:rsidRPr="00D503FC" w:rsidRDefault="0001314D" w:rsidP="00D503FC">
      <w:pPr>
        <w:spacing w:after="0"/>
        <w:ind w:left="720"/>
        <w:rPr>
          <w:rFonts w:cs="Times New Roman"/>
        </w:rPr>
      </w:pPr>
      <w:r w:rsidRPr="00D503FC">
        <w:rPr>
          <w:rFonts w:cs="Times New Roman"/>
          <w:i/>
        </w:rPr>
        <w:t>B</w:t>
      </w:r>
      <w:r w:rsidRPr="00D503FC">
        <w:rPr>
          <w:rFonts w:cs="Times New Roman"/>
        </w:rPr>
        <w:t xml:space="preserve"> − 011</w:t>
      </w:r>
    </w:p>
    <w:p w:rsidR="0001314D" w:rsidRPr="00D503FC" w:rsidRDefault="0001314D" w:rsidP="00D503FC">
      <w:pPr>
        <w:spacing w:after="0"/>
        <w:ind w:left="720"/>
        <w:rPr>
          <w:rFonts w:cs="Times New Roman"/>
        </w:rPr>
      </w:pPr>
      <w:r w:rsidRPr="00D503FC">
        <w:rPr>
          <w:rFonts w:cs="Times New Roman"/>
          <w:i/>
        </w:rPr>
        <w:t>I</w:t>
      </w:r>
      <w:r w:rsidRPr="00D503FC">
        <w:rPr>
          <w:rFonts w:cs="Times New Roman"/>
        </w:rPr>
        <w:t xml:space="preserve"> − 10</w:t>
      </w:r>
    </w:p>
    <w:p w:rsidR="0001314D" w:rsidRPr="00D503FC" w:rsidRDefault="0001314D" w:rsidP="00D503FC">
      <w:pPr>
        <w:spacing w:after="0"/>
        <w:ind w:left="720"/>
        <w:rPr>
          <w:rFonts w:cs="Times New Roman"/>
        </w:rPr>
      </w:pPr>
      <w:r w:rsidRPr="00D503FC">
        <w:rPr>
          <w:rFonts w:cs="Times New Roman"/>
          <w:i/>
        </w:rPr>
        <w:t>M</w:t>
      </w:r>
      <w:r w:rsidRPr="00D503FC">
        <w:rPr>
          <w:rFonts w:cs="Times New Roman"/>
        </w:rPr>
        <w:t xml:space="preserve"> − 111</w:t>
      </w:r>
    </w:p>
    <w:p w:rsidR="0001314D" w:rsidRPr="00D503FC" w:rsidRDefault="0001314D" w:rsidP="00D503FC">
      <w:pPr>
        <w:spacing w:after="0"/>
        <w:ind w:left="720"/>
        <w:rPr>
          <w:rFonts w:cs="Times New Roman"/>
        </w:rPr>
      </w:pPr>
      <w:r w:rsidRPr="00D503FC">
        <w:rPr>
          <w:rFonts w:cs="Times New Roman"/>
          <w:i/>
        </w:rPr>
        <w:t>S</w:t>
      </w:r>
      <w:r w:rsidRPr="00D503FC">
        <w:rPr>
          <w:rFonts w:cs="Times New Roman"/>
        </w:rPr>
        <w:t xml:space="preserve"> − 110</w:t>
      </w:r>
    </w:p>
    <w:p w:rsidR="0001314D" w:rsidRPr="00D503FC" w:rsidRDefault="0001314D" w:rsidP="00D503FC">
      <w:pPr>
        <w:spacing w:after="0"/>
        <w:ind w:left="720"/>
        <w:rPr>
          <w:rFonts w:cs="Times New Roman"/>
        </w:rPr>
      </w:pPr>
      <w:r w:rsidRPr="00D503FC">
        <w:rPr>
          <w:rFonts w:cs="Times New Roman"/>
          <w:i/>
        </w:rPr>
        <w:t>X</w:t>
      </w:r>
      <w:r w:rsidRPr="00D503FC">
        <w:rPr>
          <w:rFonts w:cs="Times New Roman"/>
        </w:rPr>
        <w:t xml:space="preserve"> − 0101</w:t>
      </w:r>
    </w:p>
    <w:p w:rsidR="0001314D" w:rsidRPr="00D503FC" w:rsidRDefault="0001314D" w:rsidP="00D503FC">
      <w:pPr>
        <w:spacing w:after="0"/>
        <w:ind w:left="720"/>
        <w:rPr>
          <w:rFonts w:cs="Times New Roman"/>
        </w:rPr>
      </w:pPr>
      <w:r w:rsidRPr="00D503FC">
        <w:rPr>
          <w:rFonts w:cs="Times New Roman"/>
          <w:i/>
        </w:rPr>
        <w:t>Z</w:t>
      </w:r>
      <w:r w:rsidRPr="00D503FC">
        <w:rPr>
          <w:rFonts w:cs="Times New Roman"/>
        </w:rPr>
        <w:t xml:space="preserve"> − 0100</w:t>
      </w:r>
    </w:p>
    <w:p w:rsidR="00D32E38" w:rsidRPr="00D503FC" w:rsidRDefault="00D32E38" w:rsidP="00E905B8">
      <w:pPr>
        <w:spacing w:after="120"/>
        <w:ind w:hanging="450"/>
        <w:rPr>
          <w:b/>
        </w:rPr>
      </w:pPr>
    </w:p>
    <w:p w:rsidR="00EA770A" w:rsidRPr="00D503FC" w:rsidRDefault="0001314D" w:rsidP="00EA770A">
      <w:pPr>
        <w:spacing w:after="120"/>
      </w:pPr>
      <w:r w:rsidRPr="00D503FC">
        <w:t xml:space="preserve">a) </w:t>
      </w:r>
    </w:p>
    <w:tbl>
      <w:tblPr>
        <w:tblStyle w:val="TableGrid"/>
        <w:tblW w:w="0" w:type="auto"/>
        <w:tblLook w:val="04A0" w:firstRow="1" w:lastRow="0" w:firstColumn="1" w:lastColumn="0" w:noHBand="0" w:noVBand="1"/>
      </w:tblPr>
      <w:tblGrid>
        <w:gridCol w:w="696"/>
        <w:gridCol w:w="576"/>
        <w:gridCol w:w="816"/>
        <w:gridCol w:w="816"/>
        <w:gridCol w:w="456"/>
      </w:tblGrid>
      <w:tr w:rsidR="00EA770A" w:rsidRPr="00D503FC" w:rsidTr="00D036E4">
        <w:tc>
          <w:tcPr>
            <w:tcW w:w="696" w:type="dxa"/>
          </w:tcPr>
          <w:p w:rsidR="00EA770A" w:rsidRPr="00D503FC" w:rsidRDefault="00EA770A" w:rsidP="00D036E4">
            <w:pPr>
              <w:spacing w:after="120"/>
              <w:jc w:val="center"/>
              <w:rPr>
                <w:rFonts w:cs="Times New Roman"/>
              </w:rPr>
            </w:pPr>
            <w:r w:rsidRPr="00D503FC">
              <w:rPr>
                <w:rFonts w:cs="Times New Roman"/>
              </w:rPr>
              <w:t>011</w:t>
            </w:r>
          </w:p>
        </w:tc>
        <w:tc>
          <w:tcPr>
            <w:tcW w:w="576" w:type="dxa"/>
          </w:tcPr>
          <w:p w:rsidR="00EA770A" w:rsidRPr="00D503FC" w:rsidRDefault="00EA770A" w:rsidP="00D036E4">
            <w:pPr>
              <w:spacing w:after="120"/>
              <w:jc w:val="center"/>
              <w:rPr>
                <w:rFonts w:cs="Times New Roman"/>
              </w:rPr>
            </w:pPr>
            <w:r w:rsidRPr="00D503FC">
              <w:rPr>
                <w:rFonts w:cs="Times New Roman"/>
              </w:rPr>
              <w:t>00</w:t>
            </w:r>
          </w:p>
        </w:tc>
        <w:tc>
          <w:tcPr>
            <w:tcW w:w="816" w:type="dxa"/>
          </w:tcPr>
          <w:p w:rsidR="00EA770A" w:rsidRPr="00D503FC" w:rsidRDefault="00EA770A" w:rsidP="00D036E4">
            <w:pPr>
              <w:spacing w:after="120"/>
              <w:jc w:val="center"/>
              <w:rPr>
                <w:rFonts w:cs="Times New Roman"/>
              </w:rPr>
            </w:pPr>
            <w:r w:rsidRPr="00D503FC">
              <w:rPr>
                <w:rFonts w:cs="Times New Roman"/>
              </w:rPr>
              <w:t>0101</w:t>
            </w:r>
          </w:p>
        </w:tc>
        <w:tc>
          <w:tcPr>
            <w:tcW w:w="816" w:type="dxa"/>
          </w:tcPr>
          <w:p w:rsidR="00EA770A" w:rsidRPr="00D503FC" w:rsidRDefault="00EA770A" w:rsidP="00D036E4">
            <w:pPr>
              <w:spacing w:after="120"/>
              <w:jc w:val="center"/>
              <w:rPr>
                <w:rFonts w:cs="Times New Roman"/>
              </w:rPr>
            </w:pPr>
            <w:r w:rsidRPr="00D503FC">
              <w:rPr>
                <w:rFonts w:cs="Times New Roman"/>
              </w:rPr>
              <w:t>0101</w:t>
            </w:r>
          </w:p>
        </w:tc>
        <w:tc>
          <w:tcPr>
            <w:tcW w:w="456" w:type="dxa"/>
          </w:tcPr>
          <w:p w:rsidR="00EA770A" w:rsidRPr="00D503FC" w:rsidRDefault="00EA770A" w:rsidP="00D036E4">
            <w:pPr>
              <w:spacing w:after="120"/>
              <w:jc w:val="center"/>
              <w:rPr>
                <w:rFonts w:cs="Times New Roman"/>
              </w:rPr>
            </w:pPr>
            <w:r w:rsidRPr="00D503FC">
              <w:rPr>
                <w:rFonts w:cs="Times New Roman"/>
              </w:rPr>
              <w:t>0</w:t>
            </w:r>
          </w:p>
        </w:tc>
      </w:tr>
      <w:tr w:rsidR="00EA770A" w:rsidRPr="00D503FC" w:rsidTr="00D036E4">
        <w:tc>
          <w:tcPr>
            <w:tcW w:w="696" w:type="dxa"/>
          </w:tcPr>
          <w:p w:rsidR="00EA770A" w:rsidRPr="00D503FC" w:rsidRDefault="00EA770A" w:rsidP="00D036E4">
            <w:pPr>
              <w:spacing w:after="120"/>
              <w:jc w:val="center"/>
              <w:rPr>
                <w:rFonts w:cs="Times New Roman"/>
              </w:rPr>
            </w:pPr>
            <w:r w:rsidRPr="00D503FC">
              <w:rPr>
                <w:rFonts w:cs="Times New Roman"/>
              </w:rPr>
              <w:t>B</w:t>
            </w:r>
          </w:p>
        </w:tc>
        <w:tc>
          <w:tcPr>
            <w:tcW w:w="576" w:type="dxa"/>
          </w:tcPr>
          <w:p w:rsidR="00EA770A" w:rsidRPr="00D503FC" w:rsidRDefault="00EA770A" w:rsidP="00D036E4">
            <w:pPr>
              <w:spacing w:after="120"/>
              <w:jc w:val="center"/>
              <w:rPr>
                <w:rFonts w:cs="Times New Roman"/>
              </w:rPr>
            </w:pPr>
            <w:r w:rsidRPr="00D503FC">
              <w:rPr>
                <w:rFonts w:cs="Times New Roman"/>
              </w:rPr>
              <w:t>A</w:t>
            </w:r>
          </w:p>
        </w:tc>
        <w:tc>
          <w:tcPr>
            <w:tcW w:w="816" w:type="dxa"/>
          </w:tcPr>
          <w:p w:rsidR="00EA770A" w:rsidRPr="00D503FC" w:rsidRDefault="00EA770A" w:rsidP="00D036E4">
            <w:pPr>
              <w:spacing w:after="120"/>
              <w:jc w:val="center"/>
              <w:rPr>
                <w:rFonts w:cs="Times New Roman"/>
              </w:rPr>
            </w:pPr>
            <w:r w:rsidRPr="00D503FC">
              <w:rPr>
                <w:rFonts w:cs="Times New Roman"/>
              </w:rPr>
              <w:t>X</w:t>
            </w:r>
          </w:p>
        </w:tc>
        <w:tc>
          <w:tcPr>
            <w:tcW w:w="816" w:type="dxa"/>
          </w:tcPr>
          <w:p w:rsidR="00EA770A" w:rsidRPr="00D503FC" w:rsidRDefault="00EA770A" w:rsidP="00D036E4">
            <w:pPr>
              <w:spacing w:after="120"/>
              <w:jc w:val="center"/>
              <w:rPr>
                <w:rFonts w:cs="Times New Roman"/>
              </w:rPr>
            </w:pPr>
            <w:r w:rsidRPr="00D503FC">
              <w:rPr>
                <w:rFonts w:cs="Times New Roman"/>
              </w:rPr>
              <w:t>X</w:t>
            </w:r>
          </w:p>
        </w:tc>
        <w:tc>
          <w:tcPr>
            <w:tcW w:w="456" w:type="dxa"/>
          </w:tcPr>
          <w:p w:rsidR="00EA770A" w:rsidRPr="00D503FC" w:rsidRDefault="00EA770A" w:rsidP="00D036E4">
            <w:pPr>
              <w:spacing w:after="120"/>
              <w:jc w:val="center"/>
              <w:rPr>
                <w:rFonts w:cs="Times New Roman"/>
              </w:rPr>
            </w:pPr>
          </w:p>
        </w:tc>
      </w:tr>
    </w:tbl>
    <w:p w:rsidR="00CC2C0B" w:rsidRPr="00D503FC" w:rsidRDefault="00CC2C0B" w:rsidP="00EA770A">
      <w:pPr>
        <w:spacing w:after="120"/>
      </w:pPr>
    </w:p>
    <w:p w:rsidR="00D32E38" w:rsidRPr="00D503FC" w:rsidRDefault="00D32E38" w:rsidP="00E905B8">
      <w:pPr>
        <w:spacing w:after="120"/>
        <w:ind w:hanging="450"/>
      </w:pPr>
    </w:p>
    <w:p w:rsidR="00CC2C0B" w:rsidRPr="00D503FC" w:rsidRDefault="00CC2C0B" w:rsidP="00EA770A">
      <w:pPr>
        <w:spacing w:after="120"/>
      </w:pPr>
      <w:r w:rsidRPr="00D503FC">
        <w:t xml:space="preserve">b) </w:t>
      </w:r>
    </w:p>
    <w:tbl>
      <w:tblPr>
        <w:tblStyle w:val="TableGrid"/>
        <w:tblW w:w="0" w:type="auto"/>
        <w:tblLook w:val="04A0" w:firstRow="1" w:lastRow="0" w:firstColumn="1" w:lastColumn="0" w:noHBand="0" w:noVBand="1"/>
      </w:tblPr>
      <w:tblGrid>
        <w:gridCol w:w="696"/>
        <w:gridCol w:w="576"/>
        <w:gridCol w:w="816"/>
        <w:gridCol w:w="816"/>
        <w:gridCol w:w="748"/>
        <w:gridCol w:w="456"/>
      </w:tblGrid>
      <w:tr w:rsidR="00CC2C0B" w:rsidRPr="00D503FC" w:rsidTr="00CC2C0B">
        <w:tc>
          <w:tcPr>
            <w:tcW w:w="696" w:type="dxa"/>
          </w:tcPr>
          <w:p w:rsidR="00CC2C0B" w:rsidRPr="00D503FC" w:rsidRDefault="00CC2C0B" w:rsidP="00E905B8">
            <w:pPr>
              <w:spacing w:after="120"/>
              <w:jc w:val="center"/>
              <w:rPr>
                <w:rFonts w:cs="Times New Roman"/>
              </w:rPr>
            </w:pPr>
            <w:r w:rsidRPr="00D503FC">
              <w:rPr>
                <w:rFonts w:cs="Times New Roman"/>
              </w:rPr>
              <w:t>10</w:t>
            </w:r>
          </w:p>
        </w:tc>
        <w:tc>
          <w:tcPr>
            <w:tcW w:w="576" w:type="dxa"/>
          </w:tcPr>
          <w:p w:rsidR="00CC2C0B" w:rsidRPr="00D503FC" w:rsidRDefault="00CC2C0B" w:rsidP="00E905B8">
            <w:pPr>
              <w:spacing w:after="120"/>
              <w:jc w:val="center"/>
              <w:rPr>
                <w:rFonts w:cs="Times New Roman"/>
              </w:rPr>
            </w:pPr>
            <w:r w:rsidRPr="00D503FC">
              <w:rPr>
                <w:rFonts w:cs="Times New Roman"/>
              </w:rPr>
              <w:t>00</w:t>
            </w:r>
          </w:p>
        </w:tc>
        <w:tc>
          <w:tcPr>
            <w:tcW w:w="816" w:type="dxa"/>
          </w:tcPr>
          <w:p w:rsidR="00CC2C0B" w:rsidRPr="00D503FC" w:rsidRDefault="00CC2C0B" w:rsidP="00E905B8">
            <w:pPr>
              <w:spacing w:after="120"/>
              <w:jc w:val="center"/>
              <w:rPr>
                <w:rFonts w:cs="Times New Roman"/>
              </w:rPr>
            </w:pPr>
            <w:r w:rsidRPr="00D503FC">
              <w:rPr>
                <w:rFonts w:cs="Times New Roman"/>
              </w:rPr>
              <w:t>10</w:t>
            </w:r>
          </w:p>
        </w:tc>
        <w:tc>
          <w:tcPr>
            <w:tcW w:w="816" w:type="dxa"/>
          </w:tcPr>
          <w:p w:rsidR="00CC2C0B" w:rsidRPr="00D503FC" w:rsidRDefault="00CC2C0B" w:rsidP="00E905B8">
            <w:pPr>
              <w:spacing w:after="120"/>
              <w:jc w:val="center"/>
              <w:rPr>
                <w:rFonts w:cs="Times New Roman"/>
              </w:rPr>
            </w:pPr>
            <w:r w:rsidRPr="00D503FC">
              <w:rPr>
                <w:rFonts w:cs="Times New Roman"/>
              </w:rPr>
              <w:t>00</w:t>
            </w:r>
          </w:p>
        </w:tc>
        <w:tc>
          <w:tcPr>
            <w:tcW w:w="456" w:type="dxa"/>
          </w:tcPr>
          <w:p w:rsidR="00CC2C0B" w:rsidRPr="00D503FC" w:rsidRDefault="00CC2C0B" w:rsidP="00E905B8">
            <w:pPr>
              <w:spacing w:after="120"/>
              <w:jc w:val="center"/>
              <w:rPr>
                <w:rFonts w:cs="Times New Roman"/>
              </w:rPr>
            </w:pPr>
            <w:r w:rsidRPr="00D503FC">
              <w:rPr>
                <w:rFonts w:cs="Times New Roman"/>
              </w:rPr>
              <w:t>0101</w:t>
            </w:r>
          </w:p>
        </w:tc>
        <w:tc>
          <w:tcPr>
            <w:tcW w:w="456" w:type="dxa"/>
          </w:tcPr>
          <w:p w:rsidR="00CC2C0B" w:rsidRPr="00D503FC" w:rsidRDefault="00CC2C0B" w:rsidP="00E905B8">
            <w:pPr>
              <w:spacing w:after="120"/>
              <w:jc w:val="center"/>
              <w:rPr>
                <w:rFonts w:cs="Times New Roman"/>
              </w:rPr>
            </w:pPr>
            <w:r w:rsidRPr="00D503FC">
              <w:rPr>
                <w:rFonts w:cs="Times New Roman"/>
              </w:rPr>
              <w:t>0</w:t>
            </w:r>
          </w:p>
        </w:tc>
      </w:tr>
      <w:tr w:rsidR="00CC2C0B" w:rsidRPr="00D503FC" w:rsidTr="00CC2C0B">
        <w:tc>
          <w:tcPr>
            <w:tcW w:w="696" w:type="dxa"/>
          </w:tcPr>
          <w:p w:rsidR="00CC2C0B" w:rsidRPr="00D503FC" w:rsidRDefault="00CC2C0B" w:rsidP="00E905B8">
            <w:pPr>
              <w:spacing w:after="120"/>
              <w:jc w:val="center"/>
              <w:rPr>
                <w:rFonts w:cs="Times New Roman"/>
              </w:rPr>
            </w:pPr>
            <w:r w:rsidRPr="00D503FC">
              <w:rPr>
                <w:rFonts w:cs="Times New Roman"/>
              </w:rPr>
              <w:t>I</w:t>
            </w:r>
          </w:p>
        </w:tc>
        <w:tc>
          <w:tcPr>
            <w:tcW w:w="576" w:type="dxa"/>
          </w:tcPr>
          <w:p w:rsidR="00CC2C0B" w:rsidRPr="00D503FC" w:rsidRDefault="00CC2C0B" w:rsidP="00E905B8">
            <w:pPr>
              <w:spacing w:after="120"/>
              <w:jc w:val="center"/>
              <w:rPr>
                <w:rFonts w:cs="Times New Roman"/>
              </w:rPr>
            </w:pPr>
            <w:r w:rsidRPr="00D503FC">
              <w:rPr>
                <w:rFonts w:cs="Times New Roman"/>
              </w:rPr>
              <w:t>A</w:t>
            </w:r>
          </w:p>
        </w:tc>
        <w:tc>
          <w:tcPr>
            <w:tcW w:w="816" w:type="dxa"/>
          </w:tcPr>
          <w:p w:rsidR="00CC2C0B" w:rsidRPr="00D503FC" w:rsidRDefault="00CC2C0B" w:rsidP="00E905B8">
            <w:pPr>
              <w:spacing w:after="120"/>
              <w:jc w:val="center"/>
              <w:rPr>
                <w:rFonts w:cs="Times New Roman"/>
              </w:rPr>
            </w:pPr>
            <w:r w:rsidRPr="00D503FC">
              <w:rPr>
                <w:rFonts w:cs="Times New Roman"/>
              </w:rPr>
              <w:t>I</w:t>
            </w:r>
          </w:p>
        </w:tc>
        <w:tc>
          <w:tcPr>
            <w:tcW w:w="816" w:type="dxa"/>
          </w:tcPr>
          <w:p w:rsidR="00CC2C0B" w:rsidRPr="00D503FC" w:rsidRDefault="00CC2C0B" w:rsidP="00E905B8">
            <w:pPr>
              <w:spacing w:after="120"/>
              <w:jc w:val="center"/>
              <w:rPr>
                <w:rFonts w:cs="Times New Roman"/>
              </w:rPr>
            </w:pPr>
            <w:r w:rsidRPr="00D503FC">
              <w:rPr>
                <w:rFonts w:cs="Times New Roman"/>
              </w:rPr>
              <w:t>A</w:t>
            </w:r>
          </w:p>
        </w:tc>
        <w:tc>
          <w:tcPr>
            <w:tcW w:w="456" w:type="dxa"/>
          </w:tcPr>
          <w:p w:rsidR="00CC2C0B" w:rsidRPr="00D503FC" w:rsidRDefault="00CC2C0B" w:rsidP="00E905B8">
            <w:pPr>
              <w:spacing w:after="120"/>
              <w:jc w:val="center"/>
              <w:rPr>
                <w:rFonts w:cs="Times New Roman"/>
              </w:rPr>
            </w:pPr>
            <w:r w:rsidRPr="00D503FC">
              <w:rPr>
                <w:rFonts w:cs="Times New Roman"/>
              </w:rPr>
              <w:t>X</w:t>
            </w:r>
          </w:p>
        </w:tc>
        <w:tc>
          <w:tcPr>
            <w:tcW w:w="456" w:type="dxa"/>
          </w:tcPr>
          <w:p w:rsidR="00CC2C0B" w:rsidRPr="00D503FC" w:rsidRDefault="00CC2C0B" w:rsidP="00E905B8">
            <w:pPr>
              <w:spacing w:after="120"/>
              <w:jc w:val="center"/>
              <w:rPr>
                <w:rFonts w:cs="Times New Roman"/>
              </w:rPr>
            </w:pPr>
          </w:p>
        </w:tc>
      </w:tr>
    </w:tbl>
    <w:p w:rsidR="00CC2C0B" w:rsidRPr="00D503FC" w:rsidRDefault="00CC2C0B" w:rsidP="00E905B8">
      <w:pPr>
        <w:spacing w:after="120"/>
        <w:ind w:hanging="450"/>
      </w:pPr>
    </w:p>
    <w:p w:rsidR="00CC2C0B" w:rsidRPr="00D503FC" w:rsidRDefault="00CC2C0B" w:rsidP="00EA770A">
      <w:pPr>
        <w:spacing w:after="120"/>
      </w:pPr>
      <w:r w:rsidRPr="00D503FC">
        <w:t xml:space="preserve">c) </w:t>
      </w:r>
    </w:p>
    <w:tbl>
      <w:tblPr>
        <w:tblStyle w:val="TableGrid"/>
        <w:tblW w:w="0" w:type="auto"/>
        <w:tblLook w:val="04A0" w:firstRow="1" w:lastRow="0" w:firstColumn="1" w:lastColumn="0" w:noHBand="0" w:noVBand="1"/>
      </w:tblPr>
      <w:tblGrid>
        <w:gridCol w:w="696"/>
        <w:gridCol w:w="576"/>
        <w:gridCol w:w="816"/>
        <w:gridCol w:w="816"/>
        <w:gridCol w:w="615"/>
        <w:gridCol w:w="456"/>
      </w:tblGrid>
      <w:tr w:rsidR="00CC2C0B" w:rsidRPr="00D503FC" w:rsidTr="00CC2C0B">
        <w:tc>
          <w:tcPr>
            <w:tcW w:w="696" w:type="dxa"/>
          </w:tcPr>
          <w:p w:rsidR="00CC2C0B" w:rsidRPr="00D503FC" w:rsidRDefault="00CC2C0B" w:rsidP="00E905B8">
            <w:pPr>
              <w:spacing w:after="120"/>
              <w:jc w:val="center"/>
              <w:rPr>
                <w:rFonts w:cs="Times New Roman"/>
              </w:rPr>
            </w:pPr>
            <w:r w:rsidRPr="00D503FC">
              <w:rPr>
                <w:rFonts w:cs="Times New Roman"/>
              </w:rPr>
              <w:t>111</w:t>
            </w:r>
          </w:p>
        </w:tc>
        <w:tc>
          <w:tcPr>
            <w:tcW w:w="576" w:type="dxa"/>
          </w:tcPr>
          <w:p w:rsidR="00CC2C0B" w:rsidRPr="00D503FC" w:rsidRDefault="00CC2C0B" w:rsidP="00E905B8">
            <w:pPr>
              <w:spacing w:after="120"/>
              <w:jc w:val="center"/>
              <w:rPr>
                <w:rFonts w:cs="Times New Roman"/>
              </w:rPr>
            </w:pPr>
            <w:r w:rsidRPr="00D503FC">
              <w:rPr>
                <w:rFonts w:cs="Times New Roman"/>
              </w:rPr>
              <w:t>00</w:t>
            </w:r>
          </w:p>
        </w:tc>
        <w:tc>
          <w:tcPr>
            <w:tcW w:w="816" w:type="dxa"/>
          </w:tcPr>
          <w:p w:rsidR="00CC2C0B" w:rsidRPr="00D503FC" w:rsidRDefault="00CC2C0B" w:rsidP="00E905B8">
            <w:pPr>
              <w:spacing w:after="120"/>
              <w:jc w:val="center"/>
              <w:rPr>
                <w:rFonts w:cs="Times New Roman"/>
              </w:rPr>
            </w:pPr>
            <w:r w:rsidRPr="00D503FC">
              <w:rPr>
                <w:rFonts w:cs="Times New Roman"/>
              </w:rPr>
              <w:t>10</w:t>
            </w:r>
          </w:p>
        </w:tc>
        <w:tc>
          <w:tcPr>
            <w:tcW w:w="816" w:type="dxa"/>
          </w:tcPr>
          <w:p w:rsidR="00CC2C0B" w:rsidRPr="00D503FC" w:rsidRDefault="00CC2C0B" w:rsidP="00E905B8">
            <w:pPr>
              <w:spacing w:after="120"/>
              <w:jc w:val="center"/>
              <w:rPr>
                <w:rFonts w:cs="Times New Roman"/>
              </w:rPr>
            </w:pPr>
            <w:r w:rsidRPr="00D503FC">
              <w:rPr>
                <w:rFonts w:cs="Times New Roman"/>
              </w:rPr>
              <w:t>011</w:t>
            </w:r>
          </w:p>
        </w:tc>
        <w:tc>
          <w:tcPr>
            <w:tcW w:w="456" w:type="dxa"/>
          </w:tcPr>
          <w:p w:rsidR="00CC2C0B" w:rsidRPr="00D503FC" w:rsidRDefault="00CC2C0B" w:rsidP="00E905B8">
            <w:pPr>
              <w:spacing w:after="120"/>
              <w:jc w:val="center"/>
              <w:rPr>
                <w:rFonts w:cs="Times New Roman"/>
              </w:rPr>
            </w:pPr>
            <w:r w:rsidRPr="00D503FC">
              <w:rPr>
                <w:rFonts w:cs="Times New Roman"/>
              </w:rPr>
              <w:t>110</w:t>
            </w:r>
          </w:p>
        </w:tc>
        <w:tc>
          <w:tcPr>
            <w:tcW w:w="456" w:type="dxa"/>
          </w:tcPr>
          <w:p w:rsidR="00CC2C0B" w:rsidRPr="00D503FC" w:rsidRDefault="00CC2C0B" w:rsidP="00E905B8">
            <w:pPr>
              <w:spacing w:after="120"/>
              <w:jc w:val="center"/>
              <w:rPr>
                <w:rFonts w:cs="Times New Roman"/>
              </w:rPr>
            </w:pPr>
            <w:r w:rsidRPr="00D503FC">
              <w:rPr>
                <w:rFonts w:cs="Times New Roman"/>
              </w:rPr>
              <w:t>1</w:t>
            </w:r>
          </w:p>
        </w:tc>
      </w:tr>
      <w:tr w:rsidR="00CC2C0B" w:rsidRPr="00D503FC" w:rsidTr="00CC2C0B">
        <w:tc>
          <w:tcPr>
            <w:tcW w:w="696" w:type="dxa"/>
          </w:tcPr>
          <w:p w:rsidR="00CC2C0B" w:rsidRPr="00D503FC" w:rsidRDefault="00CC2C0B" w:rsidP="00E905B8">
            <w:pPr>
              <w:spacing w:after="120"/>
              <w:jc w:val="center"/>
              <w:rPr>
                <w:rFonts w:cs="Times New Roman"/>
              </w:rPr>
            </w:pPr>
            <w:r w:rsidRPr="00D503FC">
              <w:rPr>
                <w:rFonts w:cs="Times New Roman"/>
              </w:rPr>
              <w:t>M</w:t>
            </w:r>
          </w:p>
        </w:tc>
        <w:tc>
          <w:tcPr>
            <w:tcW w:w="576" w:type="dxa"/>
          </w:tcPr>
          <w:p w:rsidR="00CC2C0B" w:rsidRPr="00D503FC" w:rsidRDefault="00CC2C0B" w:rsidP="00E905B8">
            <w:pPr>
              <w:spacing w:after="120"/>
              <w:jc w:val="center"/>
              <w:rPr>
                <w:rFonts w:cs="Times New Roman"/>
              </w:rPr>
            </w:pPr>
            <w:r w:rsidRPr="00D503FC">
              <w:rPr>
                <w:rFonts w:cs="Times New Roman"/>
              </w:rPr>
              <w:t>A</w:t>
            </w:r>
          </w:p>
        </w:tc>
        <w:tc>
          <w:tcPr>
            <w:tcW w:w="816" w:type="dxa"/>
          </w:tcPr>
          <w:p w:rsidR="00CC2C0B" w:rsidRPr="00D503FC" w:rsidRDefault="00CC2C0B" w:rsidP="00E905B8">
            <w:pPr>
              <w:spacing w:after="120"/>
              <w:jc w:val="center"/>
              <w:rPr>
                <w:rFonts w:cs="Times New Roman"/>
              </w:rPr>
            </w:pPr>
            <w:r w:rsidRPr="00D503FC">
              <w:rPr>
                <w:rFonts w:cs="Times New Roman"/>
              </w:rPr>
              <w:t>I</w:t>
            </w:r>
          </w:p>
        </w:tc>
        <w:tc>
          <w:tcPr>
            <w:tcW w:w="816" w:type="dxa"/>
          </w:tcPr>
          <w:p w:rsidR="00CC2C0B" w:rsidRPr="00D503FC" w:rsidRDefault="00CC2C0B" w:rsidP="00E905B8">
            <w:pPr>
              <w:spacing w:after="120"/>
              <w:jc w:val="center"/>
              <w:rPr>
                <w:rFonts w:cs="Times New Roman"/>
              </w:rPr>
            </w:pPr>
            <w:r w:rsidRPr="00D503FC">
              <w:rPr>
                <w:rFonts w:cs="Times New Roman"/>
              </w:rPr>
              <w:t>B</w:t>
            </w:r>
          </w:p>
        </w:tc>
        <w:tc>
          <w:tcPr>
            <w:tcW w:w="456" w:type="dxa"/>
          </w:tcPr>
          <w:p w:rsidR="00CC2C0B" w:rsidRPr="00D503FC" w:rsidRDefault="00CC2C0B" w:rsidP="00E905B8">
            <w:pPr>
              <w:spacing w:after="120"/>
              <w:jc w:val="center"/>
              <w:rPr>
                <w:rFonts w:cs="Times New Roman"/>
              </w:rPr>
            </w:pPr>
            <w:r w:rsidRPr="00D503FC">
              <w:rPr>
                <w:rFonts w:cs="Times New Roman"/>
              </w:rPr>
              <w:t>S</w:t>
            </w:r>
          </w:p>
        </w:tc>
        <w:tc>
          <w:tcPr>
            <w:tcW w:w="456" w:type="dxa"/>
          </w:tcPr>
          <w:p w:rsidR="00CC2C0B" w:rsidRPr="00D503FC" w:rsidRDefault="00CC2C0B" w:rsidP="00E905B8">
            <w:pPr>
              <w:spacing w:after="120"/>
              <w:jc w:val="center"/>
              <w:rPr>
                <w:rFonts w:cs="Times New Roman"/>
              </w:rPr>
            </w:pPr>
          </w:p>
        </w:tc>
      </w:tr>
    </w:tbl>
    <w:p w:rsidR="00CC2C0B" w:rsidRDefault="00CC2C0B" w:rsidP="00E905B8">
      <w:pPr>
        <w:spacing w:after="120"/>
        <w:ind w:hanging="450"/>
      </w:pPr>
    </w:p>
    <w:p w:rsidR="00250E26" w:rsidRPr="00D503FC" w:rsidRDefault="00250E26" w:rsidP="00E905B8">
      <w:pPr>
        <w:spacing w:after="120"/>
        <w:ind w:hanging="450"/>
      </w:pPr>
    </w:p>
    <w:p w:rsidR="00CC2C0B" w:rsidRPr="00D503FC" w:rsidRDefault="00CC2C0B" w:rsidP="00EA770A">
      <w:pPr>
        <w:spacing w:after="120"/>
      </w:pPr>
      <w:r w:rsidRPr="00D503FC">
        <w:lastRenderedPageBreak/>
        <w:t xml:space="preserve">d) </w:t>
      </w:r>
    </w:p>
    <w:tbl>
      <w:tblPr>
        <w:tblStyle w:val="TableGrid"/>
        <w:tblW w:w="0" w:type="auto"/>
        <w:tblLook w:val="04A0" w:firstRow="1" w:lastRow="0" w:firstColumn="1" w:lastColumn="0" w:noHBand="0" w:noVBand="1"/>
      </w:tblPr>
      <w:tblGrid>
        <w:gridCol w:w="696"/>
        <w:gridCol w:w="576"/>
        <w:gridCol w:w="816"/>
        <w:gridCol w:w="816"/>
        <w:gridCol w:w="482"/>
      </w:tblGrid>
      <w:tr w:rsidR="00CC2C0B" w:rsidRPr="00D503FC" w:rsidTr="00CC2C0B">
        <w:tc>
          <w:tcPr>
            <w:tcW w:w="696" w:type="dxa"/>
          </w:tcPr>
          <w:p w:rsidR="00CC2C0B" w:rsidRPr="00D503FC" w:rsidRDefault="00CC2C0B" w:rsidP="00E905B8">
            <w:pPr>
              <w:spacing w:after="120"/>
              <w:jc w:val="center"/>
              <w:rPr>
                <w:rFonts w:cs="Times New Roman"/>
              </w:rPr>
            </w:pPr>
            <w:r w:rsidRPr="00D503FC">
              <w:rPr>
                <w:rFonts w:cs="Times New Roman"/>
              </w:rPr>
              <w:t>10</w:t>
            </w:r>
          </w:p>
        </w:tc>
        <w:tc>
          <w:tcPr>
            <w:tcW w:w="576" w:type="dxa"/>
          </w:tcPr>
          <w:p w:rsidR="00CC2C0B" w:rsidRPr="00D503FC" w:rsidRDefault="00CC2C0B" w:rsidP="00E905B8">
            <w:pPr>
              <w:spacing w:after="120"/>
              <w:jc w:val="center"/>
              <w:rPr>
                <w:rFonts w:cs="Times New Roman"/>
              </w:rPr>
            </w:pPr>
            <w:r w:rsidRPr="00D503FC">
              <w:rPr>
                <w:rFonts w:cs="Times New Roman"/>
              </w:rPr>
              <w:t>00</w:t>
            </w:r>
          </w:p>
        </w:tc>
        <w:tc>
          <w:tcPr>
            <w:tcW w:w="816" w:type="dxa"/>
          </w:tcPr>
          <w:p w:rsidR="00CC2C0B" w:rsidRPr="00D503FC" w:rsidRDefault="00CC2C0B" w:rsidP="00E905B8">
            <w:pPr>
              <w:spacing w:after="120"/>
              <w:jc w:val="center"/>
              <w:rPr>
                <w:rFonts w:cs="Times New Roman"/>
              </w:rPr>
            </w:pPr>
            <w:r w:rsidRPr="00D503FC">
              <w:rPr>
                <w:rFonts w:cs="Times New Roman"/>
              </w:rPr>
              <w:t>0100</w:t>
            </w:r>
          </w:p>
        </w:tc>
        <w:tc>
          <w:tcPr>
            <w:tcW w:w="816" w:type="dxa"/>
          </w:tcPr>
          <w:p w:rsidR="00CC2C0B" w:rsidRPr="00D503FC" w:rsidRDefault="00CC2C0B" w:rsidP="00E905B8">
            <w:pPr>
              <w:spacing w:after="120"/>
              <w:jc w:val="center"/>
              <w:rPr>
                <w:rFonts w:cs="Times New Roman"/>
              </w:rPr>
            </w:pPr>
            <w:r w:rsidRPr="00D503FC">
              <w:rPr>
                <w:rFonts w:cs="Times New Roman"/>
              </w:rPr>
              <w:t>111</w:t>
            </w:r>
          </w:p>
        </w:tc>
        <w:tc>
          <w:tcPr>
            <w:tcW w:w="456" w:type="dxa"/>
          </w:tcPr>
          <w:p w:rsidR="00CC2C0B" w:rsidRPr="00D503FC" w:rsidRDefault="00CC2C0B" w:rsidP="00E905B8">
            <w:pPr>
              <w:spacing w:after="120"/>
              <w:jc w:val="center"/>
              <w:rPr>
                <w:rFonts w:cs="Times New Roman"/>
              </w:rPr>
            </w:pPr>
            <w:r w:rsidRPr="00D503FC">
              <w:rPr>
                <w:rFonts w:cs="Times New Roman"/>
              </w:rPr>
              <w:t>00</w:t>
            </w:r>
          </w:p>
        </w:tc>
      </w:tr>
      <w:tr w:rsidR="00CC2C0B" w:rsidRPr="00D503FC" w:rsidTr="00CC2C0B">
        <w:tc>
          <w:tcPr>
            <w:tcW w:w="696" w:type="dxa"/>
          </w:tcPr>
          <w:p w:rsidR="00CC2C0B" w:rsidRPr="00D503FC" w:rsidRDefault="00CC2C0B" w:rsidP="00E905B8">
            <w:pPr>
              <w:spacing w:after="120"/>
              <w:jc w:val="center"/>
              <w:rPr>
                <w:rFonts w:cs="Times New Roman"/>
              </w:rPr>
            </w:pPr>
            <w:r w:rsidRPr="00D503FC">
              <w:rPr>
                <w:rFonts w:cs="Times New Roman"/>
              </w:rPr>
              <w:t>I</w:t>
            </w:r>
          </w:p>
        </w:tc>
        <w:tc>
          <w:tcPr>
            <w:tcW w:w="576" w:type="dxa"/>
          </w:tcPr>
          <w:p w:rsidR="00CC2C0B" w:rsidRPr="00D503FC" w:rsidRDefault="00CC2C0B" w:rsidP="00E905B8">
            <w:pPr>
              <w:spacing w:after="120"/>
              <w:jc w:val="center"/>
              <w:rPr>
                <w:rFonts w:cs="Times New Roman"/>
              </w:rPr>
            </w:pPr>
            <w:r w:rsidRPr="00D503FC">
              <w:rPr>
                <w:rFonts w:cs="Times New Roman"/>
              </w:rPr>
              <w:t>A</w:t>
            </w:r>
          </w:p>
        </w:tc>
        <w:tc>
          <w:tcPr>
            <w:tcW w:w="816" w:type="dxa"/>
          </w:tcPr>
          <w:p w:rsidR="00CC2C0B" w:rsidRPr="00D503FC" w:rsidRDefault="00CC2C0B" w:rsidP="00E905B8">
            <w:pPr>
              <w:spacing w:after="120"/>
              <w:jc w:val="center"/>
              <w:rPr>
                <w:rFonts w:cs="Times New Roman"/>
              </w:rPr>
            </w:pPr>
            <w:r w:rsidRPr="00D503FC">
              <w:rPr>
                <w:rFonts w:cs="Times New Roman"/>
              </w:rPr>
              <w:t>Z</w:t>
            </w:r>
          </w:p>
        </w:tc>
        <w:tc>
          <w:tcPr>
            <w:tcW w:w="816" w:type="dxa"/>
          </w:tcPr>
          <w:p w:rsidR="00CC2C0B" w:rsidRPr="00D503FC" w:rsidRDefault="00CC2C0B" w:rsidP="00E905B8">
            <w:pPr>
              <w:spacing w:after="120"/>
              <w:jc w:val="center"/>
              <w:rPr>
                <w:rFonts w:cs="Times New Roman"/>
              </w:rPr>
            </w:pPr>
            <w:r w:rsidRPr="00D503FC">
              <w:rPr>
                <w:rFonts w:cs="Times New Roman"/>
              </w:rPr>
              <w:t>M</w:t>
            </w:r>
          </w:p>
        </w:tc>
        <w:tc>
          <w:tcPr>
            <w:tcW w:w="456" w:type="dxa"/>
          </w:tcPr>
          <w:p w:rsidR="00CC2C0B" w:rsidRPr="00D503FC" w:rsidRDefault="00CC2C0B" w:rsidP="00E905B8">
            <w:pPr>
              <w:spacing w:after="120"/>
              <w:jc w:val="center"/>
              <w:rPr>
                <w:rFonts w:cs="Times New Roman"/>
              </w:rPr>
            </w:pPr>
            <w:r w:rsidRPr="00D503FC">
              <w:rPr>
                <w:rFonts w:cs="Times New Roman"/>
              </w:rPr>
              <w:t>A</w:t>
            </w:r>
          </w:p>
        </w:tc>
      </w:tr>
    </w:tbl>
    <w:p w:rsidR="00CC2C0B" w:rsidRPr="00D503FC" w:rsidRDefault="00CC2C0B" w:rsidP="00E905B8">
      <w:pPr>
        <w:spacing w:after="120"/>
        <w:ind w:hanging="450"/>
      </w:pPr>
    </w:p>
    <w:p w:rsidR="00952526" w:rsidRPr="00D503FC" w:rsidRDefault="00952526" w:rsidP="00D503FC">
      <w:pPr>
        <w:spacing w:after="120"/>
      </w:pPr>
      <w:r w:rsidRPr="00D503FC">
        <w:t>Note: When there are unused bits at the end of a string, they are part of the next character, which has not completely arrived yet.</w:t>
      </w:r>
    </w:p>
    <w:p w:rsidR="00783CA5" w:rsidRDefault="00783CA5" w:rsidP="00E905B8">
      <w:pPr>
        <w:spacing w:after="120"/>
        <w:ind w:hanging="450"/>
      </w:pPr>
    </w:p>
    <w:p w:rsidR="00250E26" w:rsidRPr="00D503FC" w:rsidRDefault="00250E26" w:rsidP="00E905B8">
      <w:pPr>
        <w:spacing w:after="120"/>
        <w:ind w:hanging="450"/>
      </w:pPr>
    </w:p>
    <w:p w:rsidR="00B5239D" w:rsidRPr="00A114FF" w:rsidRDefault="00B5239D" w:rsidP="00B5239D">
      <w:pPr>
        <w:ind w:left="450" w:hanging="450"/>
      </w:pPr>
      <w:r w:rsidRPr="00A114FF">
        <w:rPr>
          <w:b/>
        </w:rPr>
        <w:t>29)</w:t>
      </w:r>
      <w:r w:rsidRPr="00A114FF">
        <w:t xml:space="preserve"> Using the code generated in Exercise 27:</w:t>
      </w:r>
    </w:p>
    <w:p w:rsidR="00B5239D" w:rsidRPr="00A114FF" w:rsidRDefault="00B5239D" w:rsidP="00B5239D">
      <w:pPr>
        <w:ind w:left="450"/>
      </w:pPr>
      <w:r w:rsidRPr="00A114FF">
        <w:t>a) rise -&gt; 10011111001</w:t>
      </w:r>
    </w:p>
    <w:p w:rsidR="00B5239D" w:rsidRPr="00A114FF" w:rsidRDefault="00B5239D" w:rsidP="00B5239D">
      <w:pPr>
        <w:ind w:left="450"/>
      </w:pPr>
      <w:r w:rsidRPr="00A114FF">
        <w:t>b) exit -&gt; 01101111000</w:t>
      </w:r>
    </w:p>
    <w:p w:rsidR="00B5239D" w:rsidRPr="00A114FF" w:rsidRDefault="00B5239D" w:rsidP="00B5239D">
      <w:pPr>
        <w:ind w:left="450"/>
      </w:pPr>
      <w:r w:rsidRPr="00A114FF">
        <w:t>c) text -&gt; 00001101000</w:t>
      </w:r>
    </w:p>
    <w:p w:rsidR="00B5239D" w:rsidRPr="00A114FF" w:rsidRDefault="00B5239D" w:rsidP="00B5239D">
      <w:pPr>
        <w:ind w:left="450"/>
      </w:pPr>
      <w:r w:rsidRPr="00A114FF">
        <w:t>d) exercise -&gt; 011010110000111111001</w:t>
      </w:r>
    </w:p>
    <w:p w:rsidR="00B5239D" w:rsidRDefault="00B5239D" w:rsidP="00B5239D">
      <w:pPr>
        <w:ind w:left="450" w:hanging="450"/>
      </w:pPr>
    </w:p>
    <w:p w:rsidR="00B5239D" w:rsidRPr="00A114FF" w:rsidRDefault="00B5239D" w:rsidP="00B5239D">
      <w:pPr>
        <w:ind w:left="450" w:hanging="450"/>
      </w:pPr>
    </w:p>
    <w:p w:rsidR="00B5239D" w:rsidRPr="00A114FF" w:rsidRDefault="00B5239D" w:rsidP="00B5239D">
      <w:pPr>
        <w:ind w:left="450" w:hanging="450"/>
      </w:pPr>
      <w:r w:rsidRPr="00A114FF">
        <w:rPr>
          <w:b/>
        </w:rPr>
        <w:t xml:space="preserve">30) </w:t>
      </w:r>
      <w:r w:rsidRPr="00A114FF">
        <w:t>a: 00, b: 01, c: 101, d: 110, e: 111, so x = 1, y = 1, and z = 1.</w:t>
      </w:r>
    </w:p>
    <w:p w:rsidR="00EB4B3D" w:rsidRDefault="00EB4B3D" w:rsidP="00D503FC">
      <w:pPr>
        <w:tabs>
          <w:tab w:val="left" w:pos="2295"/>
        </w:tabs>
        <w:spacing w:after="120"/>
        <w:rPr>
          <w:b/>
        </w:rPr>
      </w:pPr>
    </w:p>
    <w:p w:rsidR="00B5239D" w:rsidRDefault="00B5239D" w:rsidP="00D503FC">
      <w:pPr>
        <w:tabs>
          <w:tab w:val="left" w:pos="2295"/>
        </w:tabs>
        <w:spacing w:after="120"/>
        <w:rPr>
          <w:b/>
        </w:rPr>
      </w:pPr>
    </w:p>
    <w:p w:rsidR="00952526" w:rsidRDefault="00B5239D" w:rsidP="00D503FC">
      <w:pPr>
        <w:tabs>
          <w:tab w:val="left" w:pos="2295"/>
        </w:tabs>
        <w:spacing w:after="120"/>
      </w:pPr>
      <w:r w:rsidRPr="00B5239D">
        <w:rPr>
          <w:b/>
        </w:rPr>
        <w:t>31)</w:t>
      </w:r>
      <w:r>
        <w:t xml:space="preserve"> </w:t>
      </w:r>
      <w:r w:rsidR="00952526">
        <w:t>Implement Huffman's algorithm, and run it on the problem instances of</w:t>
      </w:r>
      <w:r w:rsidR="00D036E4">
        <w:t xml:space="preserve"> </w:t>
      </w:r>
      <w:r w:rsidR="00952526">
        <w:t>Exercises 26 and 27.</w:t>
      </w:r>
    </w:p>
    <w:p w:rsidR="00EB4B3D" w:rsidRDefault="00EB4B3D" w:rsidP="00D503FC">
      <w:pPr>
        <w:tabs>
          <w:tab w:val="left" w:pos="2295"/>
        </w:tabs>
        <w:spacing w:after="120"/>
      </w:pPr>
    </w:p>
    <w:p w:rsidR="00EB4B3D" w:rsidRDefault="00EB4B3D" w:rsidP="00D503FC">
      <w:pPr>
        <w:tabs>
          <w:tab w:val="left" w:pos="2295"/>
        </w:tabs>
        <w:spacing w:after="120"/>
      </w:pPr>
      <w:r>
        <w:t>Solutions will vary.</w:t>
      </w:r>
    </w:p>
    <w:p w:rsidR="00952526" w:rsidRDefault="00952526" w:rsidP="00E905B8">
      <w:pPr>
        <w:tabs>
          <w:tab w:val="left" w:pos="2295"/>
        </w:tabs>
        <w:spacing w:after="120"/>
        <w:ind w:hanging="720"/>
      </w:pPr>
    </w:p>
    <w:p w:rsidR="00EB4B3D" w:rsidRDefault="00EB4B3D" w:rsidP="00D503FC">
      <w:pPr>
        <w:spacing w:after="120"/>
        <w:rPr>
          <w:b/>
        </w:rPr>
      </w:pPr>
    </w:p>
    <w:p w:rsidR="00EB4B3D" w:rsidRDefault="00EB4B3D">
      <w:pPr>
        <w:rPr>
          <w:b/>
        </w:rPr>
      </w:pPr>
      <w:r>
        <w:rPr>
          <w:b/>
        </w:rPr>
        <w:br w:type="page"/>
      </w:r>
    </w:p>
    <w:p w:rsidR="002242C6" w:rsidRPr="00952526" w:rsidRDefault="00250E26" w:rsidP="00D503FC">
      <w:pPr>
        <w:spacing w:after="120"/>
      </w:pPr>
      <w:r w:rsidRPr="00250E26">
        <w:rPr>
          <w:b/>
        </w:rPr>
        <w:lastRenderedPageBreak/>
        <w:t>32)</w:t>
      </w:r>
      <w:r w:rsidR="002242C6" w:rsidRPr="00A114FF">
        <w:rPr>
          <w:b/>
        </w:rPr>
        <w:t xml:space="preserve"> </w:t>
      </w:r>
      <w:r w:rsidR="002242C6" w:rsidRPr="00952526">
        <w:t>Show that a binary tree corresponding to an optimal binary pre</w:t>
      </w:r>
      <w:r w:rsidR="002242C6">
        <w:t>fi</w:t>
      </w:r>
      <w:r w:rsidR="002242C6" w:rsidRPr="00952526">
        <w:t>x code must</w:t>
      </w:r>
      <w:r w:rsidR="002242C6">
        <w:t xml:space="preserve"> </w:t>
      </w:r>
      <w:r w:rsidR="002242C6" w:rsidRPr="00952526">
        <w:t>be full. A full binary tree is a binary tree such that every node is either a leaf</w:t>
      </w:r>
      <w:r w:rsidR="002242C6">
        <w:t xml:space="preserve"> or it has </w:t>
      </w:r>
      <w:r w:rsidR="002242C6" w:rsidRPr="00952526">
        <w:t>two children.</w:t>
      </w:r>
    </w:p>
    <w:p w:rsidR="002242C6" w:rsidRDefault="002242C6" w:rsidP="00E905B8">
      <w:pPr>
        <w:spacing w:after="120"/>
        <w:ind w:hanging="450"/>
      </w:pPr>
    </w:p>
    <w:p w:rsidR="002242C6" w:rsidRDefault="002242C6" w:rsidP="00EB4B3D">
      <w:pPr>
        <w:spacing w:after="120"/>
        <w:rPr>
          <w:noProof/>
        </w:rPr>
      </w:pPr>
      <w:r>
        <w:t xml:space="preserve">Proof by contradiction: Assuming that a node in an optimal tree T has only 1 child, the entire sub-tree rooted at the child can be shifted up by collapsing the parent and the child: </w:t>
      </w:r>
    </w:p>
    <w:p w:rsidR="002242C6" w:rsidRPr="00A114FF" w:rsidRDefault="002242C6" w:rsidP="00E905B8">
      <w:pPr>
        <w:spacing w:after="120"/>
        <w:ind w:firstLine="450"/>
        <w:jc w:val="center"/>
      </w:pPr>
      <w:r>
        <w:rPr>
          <w:noProof/>
        </w:rPr>
        <w:drawing>
          <wp:inline distT="0" distB="0" distL="0" distR="0" wp14:anchorId="74846825" wp14:editId="169C4CAE">
            <wp:extent cx="3113751" cy="16706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15662" cy="1671645"/>
                    </a:xfrm>
                    <a:prstGeom prst="rect">
                      <a:avLst/>
                    </a:prstGeom>
                  </pic:spPr>
                </pic:pic>
              </a:graphicData>
            </a:graphic>
          </wp:inline>
        </w:drawing>
      </w:r>
    </w:p>
    <w:p w:rsidR="002242C6" w:rsidRPr="00A114FF" w:rsidRDefault="002242C6" w:rsidP="00E905B8">
      <w:pPr>
        <w:spacing w:after="120"/>
      </w:pPr>
    </w:p>
    <w:p w:rsidR="00B15F5B" w:rsidRDefault="002242C6" w:rsidP="00E905B8">
      <w:pPr>
        <w:spacing w:after="120"/>
      </w:pPr>
      <w:r w:rsidRPr="00B15F5B">
        <w:t xml:space="preserve">The resulting tree T’ </w:t>
      </w:r>
      <w:r>
        <w:t>has lower cost, because all the depths in the shifted sub-tree have decreased by 1. This c</w:t>
      </w:r>
      <w:r w:rsidR="00250E26">
        <w:t>ontradicts the optimality of T.</w:t>
      </w:r>
    </w:p>
    <w:p w:rsidR="00250E26" w:rsidRPr="002242C6" w:rsidRDefault="00250E26" w:rsidP="00E905B8">
      <w:pPr>
        <w:spacing w:after="120"/>
      </w:pPr>
    </w:p>
    <w:p w:rsidR="00CE69A6" w:rsidRDefault="00CE69A6" w:rsidP="00E905B8">
      <w:pPr>
        <w:spacing w:after="120"/>
        <w:rPr>
          <w:color w:val="FF0000"/>
        </w:rPr>
      </w:pPr>
    </w:p>
    <w:p w:rsidR="00D82160" w:rsidRPr="00711228" w:rsidRDefault="00D82160" w:rsidP="00D82160">
      <w:pPr>
        <w:spacing w:after="0"/>
      </w:pPr>
      <w:r w:rsidRPr="00711228">
        <w:rPr>
          <w:b/>
        </w:rPr>
        <w:t xml:space="preserve">33) </w:t>
      </w:r>
      <w:r w:rsidRPr="00711228">
        <w:t>Prove that for an optimal binary prefix code, if the characters are ordered</w:t>
      </w:r>
      <w:r>
        <w:t xml:space="preserve"> </w:t>
      </w:r>
      <w:r w:rsidRPr="00711228">
        <w:t>so that their frequencies are non</w:t>
      </w:r>
      <w:r>
        <w:t>-</w:t>
      </w:r>
      <w:r w:rsidRPr="00711228">
        <w:t>increasing, then their codeword lengths are</w:t>
      </w:r>
      <w:r>
        <w:t xml:space="preserve"> </w:t>
      </w:r>
      <w:r w:rsidRPr="00711228">
        <w:t>non</w:t>
      </w:r>
      <w:r>
        <w:t>-</w:t>
      </w:r>
      <w:r w:rsidRPr="00711228">
        <w:t>decreasing.</w:t>
      </w:r>
    </w:p>
    <w:p w:rsidR="00D82160" w:rsidRPr="00711228" w:rsidRDefault="00D82160" w:rsidP="00D82160">
      <w:pPr>
        <w:spacing w:after="0"/>
      </w:pPr>
    </w:p>
    <w:p w:rsidR="00D82160" w:rsidRDefault="00D82160" w:rsidP="00D82160">
      <w:pPr>
        <w:spacing w:after="0"/>
      </w:pPr>
    </w:p>
    <w:p w:rsidR="00D82160" w:rsidRDefault="00D82160" w:rsidP="00D82160">
      <w:pPr>
        <w:spacing w:after="0"/>
      </w:pPr>
      <w:r>
        <w:t>Proof by contradiction: Let the characters c1, c2, … cn be ordered in non-increasing order of frequencies:</w:t>
      </w:r>
    </w:p>
    <w:p w:rsidR="00D82160" w:rsidRDefault="00D82160" w:rsidP="00D82160">
      <w:pPr>
        <w:spacing w:after="0"/>
      </w:pPr>
      <w:r>
        <w:t>f1 ≥ f2 ≥ … ≥ fn. Assume the codeword lengths L1, L2, …, Ln are not non-decreasing, meaning that there exists (at least) an index i such that L</w:t>
      </w:r>
      <w:r w:rsidRPr="00E56C35">
        <w:rPr>
          <w:vertAlign w:val="subscript"/>
        </w:rPr>
        <w:t>i</w:t>
      </w:r>
      <w:r>
        <w:t xml:space="preserve"> &gt; L</w:t>
      </w:r>
      <w:r w:rsidRPr="00E56C35">
        <w:rPr>
          <w:vertAlign w:val="subscript"/>
        </w:rPr>
        <w:t>i+1</w:t>
      </w:r>
      <w:r>
        <w:t>. This means that c</w:t>
      </w:r>
      <w:r w:rsidRPr="00E56C35">
        <w:rPr>
          <w:vertAlign w:val="subscript"/>
        </w:rPr>
        <w:t>i</w:t>
      </w:r>
      <w:r>
        <w:t xml:space="preserve"> is placed deeper in the tree than c</w:t>
      </w:r>
      <w:r w:rsidRPr="00E56C35">
        <w:rPr>
          <w:vertAlign w:val="subscript"/>
        </w:rPr>
        <w:t>i+1</w:t>
      </w:r>
      <w:r>
        <w:t>. Since f</w:t>
      </w:r>
      <w:r w:rsidRPr="00E56C35">
        <w:rPr>
          <w:vertAlign w:val="subscript"/>
        </w:rPr>
        <w:t>i</w:t>
      </w:r>
      <w:r>
        <w:t xml:space="preserve"> ≥ f</w:t>
      </w:r>
      <w:r w:rsidRPr="00E56C35">
        <w:rPr>
          <w:vertAlign w:val="subscript"/>
        </w:rPr>
        <w:t>i+1</w:t>
      </w:r>
      <w:r>
        <w:t>, we have two cases:</w:t>
      </w:r>
    </w:p>
    <w:p w:rsidR="00D82160" w:rsidRDefault="00D82160" w:rsidP="00D82160">
      <w:pPr>
        <w:pStyle w:val="ListParagraph"/>
        <w:numPr>
          <w:ilvl w:val="0"/>
          <w:numId w:val="12"/>
        </w:numPr>
        <w:suppressAutoHyphens/>
        <w:spacing w:after="0" w:line="276" w:lineRule="auto"/>
      </w:pPr>
      <w:r>
        <w:t>f</w:t>
      </w:r>
      <w:r w:rsidRPr="00257FBA">
        <w:rPr>
          <w:vertAlign w:val="subscript"/>
        </w:rPr>
        <w:t>i</w:t>
      </w:r>
      <w:r>
        <w:t xml:space="preserve"> &gt; f</w:t>
      </w:r>
      <w:r w:rsidRPr="00257FBA">
        <w:rPr>
          <w:vertAlign w:val="subscript"/>
        </w:rPr>
        <w:t>i+1</w:t>
      </w:r>
      <w:r>
        <w:t xml:space="preserve"> </w:t>
      </w:r>
      <w:r>
        <w:tab/>
        <w:t>→By exchanging c</w:t>
      </w:r>
      <w:r w:rsidRPr="00E56C35">
        <w:rPr>
          <w:vertAlign w:val="subscript"/>
        </w:rPr>
        <w:t>i</w:t>
      </w:r>
      <w:r>
        <w:t xml:space="preserve"> and c</w:t>
      </w:r>
      <w:r w:rsidRPr="00E56C35">
        <w:rPr>
          <w:vertAlign w:val="subscript"/>
        </w:rPr>
        <w:t>i+1</w:t>
      </w:r>
      <w:r>
        <w:t>,we obtain a tree whose cost is (L</w:t>
      </w:r>
      <w:r w:rsidRPr="00E56C35">
        <w:rPr>
          <w:vertAlign w:val="subscript"/>
        </w:rPr>
        <w:t>i</w:t>
      </w:r>
      <w:r>
        <w:t xml:space="preserve"> - L</w:t>
      </w:r>
      <w:r w:rsidRPr="00E56C35">
        <w:rPr>
          <w:vertAlign w:val="subscript"/>
        </w:rPr>
        <w:t>i+1</w:t>
      </w:r>
      <w:r>
        <w:t>)(</w:t>
      </w:r>
      <w:r w:rsidRPr="00882052">
        <w:t xml:space="preserve"> </w:t>
      </w:r>
      <w:r>
        <w:t>f</w:t>
      </w:r>
      <w:r w:rsidRPr="00257FBA">
        <w:rPr>
          <w:vertAlign w:val="subscript"/>
        </w:rPr>
        <w:t>i</w:t>
      </w:r>
      <w:r>
        <w:t xml:space="preserve"> - f</w:t>
      </w:r>
      <w:r w:rsidRPr="00257FBA">
        <w:rPr>
          <w:vertAlign w:val="subscript"/>
        </w:rPr>
        <w:t>i+1</w:t>
      </w:r>
      <w:r>
        <w:t>) smaller, which contradicts optimality.</w:t>
      </w:r>
    </w:p>
    <w:p w:rsidR="00D82160" w:rsidRDefault="00D82160" w:rsidP="00D82160">
      <w:pPr>
        <w:pStyle w:val="ListParagraph"/>
        <w:numPr>
          <w:ilvl w:val="0"/>
          <w:numId w:val="12"/>
        </w:numPr>
        <w:suppressAutoHyphens/>
        <w:spacing w:after="0" w:line="276" w:lineRule="auto"/>
      </w:pPr>
      <w:r>
        <w:t>f</w:t>
      </w:r>
      <w:r w:rsidRPr="00E56C35">
        <w:rPr>
          <w:vertAlign w:val="subscript"/>
        </w:rPr>
        <w:t>i</w:t>
      </w:r>
      <w:r>
        <w:t xml:space="preserve"> = f</w:t>
      </w:r>
      <w:r w:rsidRPr="00E56C35">
        <w:rPr>
          <w:vertAlign w:val="subscript"/>
        </w:rPr>
        <w:t>i+1</w:t>
      </w:r>
      <w:r>
        <w:t xml:space="preserve"> </w:t>
      </w:r>
      <w:r>
        <w:tab/>
      </w:r>
      <w:r w:rsidRPr="00C712FD">
        <w:t>→</w:t>
      </w:r>
      <w:r>
        <w:t>We can reasonably assume that in the priority queue used in the Huffman algorithm, f</w:t>
      </w:r>
      <w:r>
        <w:rPr>
          <w:vertAlign w:val="subscript"/>
        </w:rPr>
        <w:t>i+1</w:t>
      </w:r>
      <w:r>
        <w:t xml:space="preserve"> is placed closer to the front than f</w:t>
      </w:r>
      <w:r>
        <w:rPr>
          <w:vertAlign w:val="subscript"/>
        </w:rPr>
        <w:t>i</w:t>
      </w:r>
      <w:r>
        <w:t>, so this case cannot occur.</w:t>
      </w:r>
    </w:p>
    <w:p w:rsidR="00D82160" w:rsidRDefault="00D82160" w:rsidP="00D82160">
      <w:pPr>
        <w:spacing w:after="0"/>
      </w:pPr>
    </w:p>
    <w:p w:rsidR="00D82160" w:rsidRPr="00711228" w:rsidRDefault="00D82160" w:rsidP="00D82160">
      <w:pPr>
        <w:spacing w:after="0"/>
      </w:pPr>
      <w:r w:rsidRPr="00711228">
        <w:t>Example:</w:t>
      </w:r>
    </w:p>
    <w:p w:rsidR="00D82160" w:rsidRPr="00711228" w:rsidRDefault="00D82160" w:rsidP="00D82160">
      <w:pPr>
        <w:spacing w:after="0"/>
        <w:ind w:left="450"/>
      </w:pPr>
      <w:r w:rsidRPr="00711228">
        <w:rPr>
          <w:i/>
        </w:rPr>
        <w:t>A</w:t>
      </w:r>
      <w:r w:rsidRPr="00711228">
        <w:t xml:space="preserve"> = {</w:t>
      </w:r>
      <w:r w:rsidRPr="00711228">
        <w:rPr>
          <w:i/>
        </w:rPr>
        <w:t xml:space="preserve"> e</w:t>
      </w:r>
      <w:r w:rsidRPr="00711228">
        <w:t xml:space="preserve">/45, </w:t>
      </w:r>
      <w:r w:rsidRPr="00711228">
        <w:rPr>
          <w:i/>
        </w:rPr>
        <w:t>a</w:t>
      </w:r>
      <w:r w:rsidRPr="00711228">
        <w:t xml:space="preserve">/20, </w:t>
      </w:r>
      <w:r w:rsidRPr="00711228">
        <w:rPr>
          <w:i/>
        </w:rPr>
        <w:t>b</w:t>
      </w:r>
      <w:r w:rsidRPr="00711228">
        <w:t xml:space="preserve">/15, </w:t>
      </w:r>
      <w:r w:rsidRPr="00711228">
        <w:rPr>
          <w:i/>
        </w:rPr>
        <w:t>d</w:t>
      </w:r>
      <w:r w:rsidRPr="00711228">
        <w:t xml:space="preserve">/15, </w:t>
      </w:r>
      <w:r w:rsidRPr="00711228">
        <w:rPr>
          <w:i/>
        </w:rPr>
        <w:t>c</w:t>
      </w:r>
      <w:r w:rsidRPr="00711228">
        <w:t>/5 } is the non-increasing frequency order.</w:t>
      </w:r>
    </w:p>
    <w:p w:rsidR="00D82160" w:rsidRPr="00711228" w:rsidRDefault="00D82160" w:rsidP="00D82160">
      <w:pPr>
        <w:spacing w:after="0"/>
      </w:pPr>
    </w:p>
    <w:p w:rsidR="00D82160" w:rsidRPr="00711228" w:rsidRDefault="00D82160" w:rsidP="00D82160">
      <w:pPr>
        <w:spacing w:after="0"/>
      </w:pPr>
    </w:p>
    <w:p w:rsidR="00D82160" w:rsidRPr="00711228" w:rsidRDefault="00D82160" w:rsidP="00D82160">
      <w:pPr>
        <w:spacing w:after="0"/>
        <w:jc w:val="center"/>
      </w:pPr>
      <w:r w:rsidRPr="00711228">
        <w:rPr>
          <w:noProof/>
        </w:rPr>
        <w:lastRenderedPageBreak/>
        <w:drawing>
          <wp:inline distT="0" distB="0" distL="0" distR="0" wp14:anchorId="1C17A8B6" wp14:editId="52AFFD52">
            <wp:extent cx="2197290" cy="1901051"/>
            <wp:effectExtent l="0" t="0" r="0" b="4445"/>
            <wp:docPr id="34" name="Picture 34" descr="C:\fms\NEAPOLITAN_COMPLETE_SOUTIONS\JPEG (Ch04)\f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fms\NEAPOLITAN_COMPLETE_SOUTIONS\JPEG (Ch04)\f01_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0097" cy="1903480"/>
                    </a:xfrm>
                    <a:prstGeom prst="rect">
                      <a:avLst/>
                    </a:prstGeom>
                    <a:noFill/>
                    <a:ln>
                      <a:noFill/>
                    </a:ln>
                  </pic:spPr>
                </pic:pic>
              </a:graphicData>
            </a:graphic>
          </wp:inline>
        </w:drawing>
      </w:r>
    </w:p>
    <w:p w:rsidR="00D82160" w:rsidRPr="00711228" w:rsidRDefault="00D82160" w:rsidP="00D82160">
      <w:pPr>
        <w:spacing w:after="0"/>
      </w:pPr>
    </w:p>
    <w:p w:rsidR="00D82160" w:rsidRPr="00711228" w:rsidRDefault="00D82160" w:rsidP="00D82160">
      <w:pPr>
        <w:tabs>
          <w:tab w:val="left" w:pos="1305"/>
        </w:tabs>
        <w:spacing w:after="0"/>
        <w:ind w:left="450"/>
        <w:rPr>
          <w:i/>
        </w:rPr>
      </w:pPr>
    </w:p>
    <w:p w:rsidR="00D82160" w:rsidRPr="00711228" w:rsidRDefault="00D82160" w:rsidP="00D82160">
      <w:pPr>
        <w:tabs>
          <w:tab w:val="left" w:pos="1305"/>
        </w:tabs>
        <w:spacing w:after="0"/>
        <w:ind w:left="450"/>
      </w:pPr>
      <w:r w:rsidRPr="00711228">
        <w:rPr>
          <w:i/>
        </w:rPr>
        <w:t xml:space="preserve">e </w:t>
      </w:r>
      <w:r w:rsidRPr="00711228">
        <w:rPr>
          <w:rFonts w:ascii="Cambria" w:hAnsi="Cambria"/>
          <w:i/>
        </w:rPr>
        <w:t xml:space="preserve">→ 1, </w:t>
      </w:r>
      <w:r w:rsidRPr="00711228">
        <w:rPr>
          <w:i/>
        </w:rPr>
        <w:t>a</w:t>
      </w:r>
      <w:r w:rsidRPr="00711228">
        <w:t xml:space="preserve"> </w:t>
      </w:r>
      <w:r w:rsidRPr="00711228">
        <w:rPr>
          <w:rFonts w:ascii="Cambria" w:hAnsi="Cambria"/>
        </w:rPr>
        <w:t>→</w:t>
      </w:r>
      <w:r w:rsidRPr="00711228">
        <w:t xml:space="preserve"> 000,</w:t>
      </w:r>
      <w:r w:rsidRPr="00711228">
        <w:tab/>
      </w:r>
      <w:r w:rsidRPr="00711228">
        <w:rPr>
          <w:i/>
        </w:rPr>
        <w:t>b</w:t>
      </w:r>
      <w:r w:rsidRPr="00711228">
        <w:t xml:space="preserve"> </w:t>
      </w:r>
      <w:r w:rsidRPr="00711228">
        <w:rPr>
          <w:rFonts w:ascii="Cambria" w:hAnsi="Cambria"/>
        </w:rPr>
        <w:t>→</w:t>
      </w:r>
      <w:r w:rsidRPr="00711228">
        <w:t xml:space="preserve"> 001,  </w:t>
      </w:r>
      <w:r w:rsidRPr="00711228">
        <w:rPr>
          <w:i/>
        </w:rPr>
        <w:t>d</w:t>
      </w:r>
      <w:r w:rsidRPr="00711228">
        <w:t xml:space="preserve"> </w:t>
      </w:r>
      <w:r w:rsidRPr="00711228">
        <w:rPr>
          <w:rFonts w:ascii="Cambria" w:hAnsi="Cambria"/>
        </w:rPr>
        <w:t>→</w:t>
      </w:r>
      <w:r w:rsidRPr="00711228">
        <w:t xml:space="preserve"> 011,  </w:t>
      </w:r>
      <w:r w:rsidRPr="00711228">
        <w:rPr>
          <w:i/>
        </w:rPr>
        <w:t>c</w:t>
      </w:r>
      <w:r w:rsidRPr="00711228">
        <w:t xml:space="preserve"> </w:t>
      </w:r>
      <w:r w:rsidRPr="00711228">
        <w:rPr>
          <w:rFonts w:ascii="Cambria" w:hAnsi="Cambria"/>
        </w:rPr>
        <w:t>→</w:t>
      </w:r>
      <w:r w:rsidRPr="00711228">
        <w:t xml:space="preserve"> 010, so the codewords are non-decreasing.</w:t>
      </w:r>
    </w:p>
    <w:p w:rsidR="00D82160" w:rsidRPr="00711228" w:rsidRDefault="00D82160" w:rsidP="00D82160">
      <w:pPr>
        <w:ind w:left="450" w:hanging="450"/>
        <w:rPr>
          <w:b/>
        </w:rPr>
      </w:pPr>
    </w:p>
    <w:p w:rsidR="006F39D0" w:rsidRPr="00711228" w:rsidRDefault="006F39D0" w:rsidP="00D82160">
      <w:pPr>
        <w:tabs>
          <w:tab w:val="left" w:pos="729"/>
          <w:tab w:val="left" w:pos="2466"/>
        </w:tabs>
        <w:spacing w:after="0"/>
        <w:rPr>
          <w:b/>
        </w:rPr>
      </w:pPr>
    </w:p>
    <w:p w:rsidR="00D82160" w:rsidRPr="00711228" w:rsidRDefault="00D82160" w:rsidP="00D82160">
      <w:pPr>
        <w:spacing w:after="0"/>
      </w:pPr>
    </w:p>
    <w:p w:rsidR="00A63183" w:rsidRPr="00D82160" w:rsidRDefault="00B5239D" w:rsidP="00D82160">
      <w:pPr>
        <w:spacing w:after="120"/>
        <w:rPr>
          <w:b/>
        </w:rPr>
      </w:pPr>
      <w:r w:rsidRPr="00B5239D">
        <w:rPr>
          <w:b/>
        </w:rPr>
        <w:t>34)</w:t>
      </w:r>
      <w:r w:rsidR="00A63183">
        <w:t xml:space="preserve"> </w:t>
      </w:r>
      <w:r w:rsidR="00A63183" w:rsidRPr="00BA4559">
        <w:t>Given the binary tree corresponding to a binary prefix code, write an algorithm that determines the codewords for all the characters. Determine the time complexity of your algorithm.</w:t>
      </w:r>
    </w:p>
    <w:p w:rsidR="00A63183" w:rsidRPr="00BA4559" w:rsidRDefault="00A63183" w:rsidP="00E905B8">
      <w:pPr>
        <w:tabs>
          <w:tab w:val="left" w:pos="729"/>
          <w:tab w:val="left" w:pos="2466"/>
        </w:tabs>
        <w:spacing w:after="120"/>
        <w:rPr>
          <w:b/>
        </w:rPr>
      </w:pPr>
    </w:p>
    <w:p w:rsidR="00A63183" w:rsidRPr="00BA4559" w:rsidRDefault="00A63183" w:rsidP="00E905B8">
      <w:pPr>
        <w:tabs>
          <w:tab w:val="left" w:pos="729"/>
          <w:tab w:val="left" w:pos="2466"/>
        </w:tabs>
        <w:spacing w:after="120"/>
        <w:rPr>
          <w:b/>
        </w:rPr>
      </w:pPr>
    </w:p>
    <w:p w:rsidR="00A63183" w:rsidRPr="008768DA" w:rsidRDefault="00A63183" w:rsidP="00E905B8">
      <w:pPr>
        <w:tabs>
          <w:tab w:val="left" w:pos="729"/>
          <w:tab w:val="left" w:pos="2466"/>
        </w:tabs>
        <w:spacing w:after="120"/>
      </w:pPr>
      <w:r w:rsidRPr="008768DA">
        <w:t>We perform a tree traversal (any traversal will do, e.g. BFS, DFS), while keeping track of the sequence of 0s and 1s that leads to the current node.</w:t>
      </w:r>
      <w:r>
        <w:t xml:space="preserve"> The sequence is stored in a list LZO (List of Zeroes and Ones)</w:t>
      </w:r>
    </w:p>
    <w:p w:rsidR="00A63183" w:rsidRDefault="00A63183" w:rsidP="00E905B8">
      <w:pPr>
        <w:tabs>
          <w:tab w:val="left" w:pos="729"/>
          <w:tab w:val="left" w:pos="2466"/>
        </w:tabs>
        <w:spacing w:after="120"/>
        <w:rPr>
          <w:b/>
        </w:rPr>
      </w:pPr>
    </w:p>
    <w:p w:rsidR="00A63183" w:rsidRDefault="00A63183" w:rsidP="00E905B8">
      <w:pPr>
        <w:tabs>
          <w:tab w:val="left" w:pos="729"/>
          <w:tab w:val="left" w:pos="2466"/>
        </w:tabs>
        <w:spacing w:after="120"/>
      </w:pPr>
      <w:r>
        <w:t>Pseudocode for recursive infix traversal, i.e.</w:t>
      </w:r>
      <w:r w:rsidRPr="005247A4">
        <w:t xml:space="preserve"> Center </w:t>
      </w:r>
      <w:r>
        <w:t>– Left –</w:t>
      </w:r>
      <w:r w:rsidRPr="005247A4">
        <w:t xml:space="preserve"> Right</w:t>
      </w:r>
      <w:r>
        <w:t>:</w:t>
      </w:r>
    </w:p>
    <w:p w:rsidR="00A63183" w:rsidRDefault="00A63183" w:rsidP="00E905B8">
      <w:pPr>
        <w:tabs>
          <w:tab w:val="left" w:pos="729"/>
          <w:tab w:val="left" w:pos="2466"/>
        </w:tabs>
        <w:spacing w:after="120"/>
      </w:pPr>
    </w:p>
    <w:p w:rsidR="00A63183" w:rsidRDefault="00A63183" w:rsidP="00E905B8">
      <w:pPr>
        <w:tabs>
          <w:tab w:val="left" w:pos="729"/>
          <w:tab w:val="left" w:pos="2466"/>
        </w:tabs>
        <w:spacing w:after="120"/>
      </w:pPr>
      <w:r>
        <w:t>void codewords(node, LZO){</w:t>
      </w:r>
    </w:p>
    <w:p w:rsidR="00A63183" w:rsidRDefault="00A63183" w:rsidP="00E905B8">
      <w:pPr>
        <w:tabs>
          <w:tab w:val="left" w:pos="729"/>
          <w:tab w:val="left" w:pos="2466"/>
        </w:tabs>
        <w:spacing w:after="120"/>
      </w:pPr>
      <w:r>
        <w:tab/>
        <w:t>add the node’s zero or one to LZO</w:t>
      </w:r>
    </w:p>
    <w:p w:rsidR="00A63183" w:rsidRDefault="00A63183" w:rsidP="00E905B8">
      <w:pPr>
        <w:tabs>
          <w:tab w:val="left" w:pos="729"/>
          <w:tab w:val="left" w:pos="2466"/>
        </w:tabs>
        <w:spacing w:after="120"/>
      </w:pPr>
      <w:r>
        <w:tab/>
        <w:t>if node is leaf</w:t>
      </w:r>
    </w:p>
    <w:p w:rsidR="00A63183" w:rsidRDefault="00A63183" w:rsidP="00E905B8">
      <w:pPr>
        <w:tabs>
          <w:tab w:val="left" w:pos="729"/>
          <w:tab w:val="left" w:pos="2466"/>
        </w:tabs>
        <w:spacing w:after="120"/>
      </w:pPr>
      <w:r>
        <w:tab/>
        <w:t xml:space="preserve">        print node_symbol, LZO</w:t>
      </w:r>
    </w:p>
    <w:p w:rsidR="00A63183" w:rsidRDefault="00A63183" w:rsidP="00E905B8">
      <w:pPr>
        <w:tabs>
          <w:tab w:val="left" w:pos="729"/>
          <w:tab w:val="left" w:pos="2466"/>
        </w:tabs>
        <w:spacing w:after="120"/>
      </w:pPr>
      <w:r>
        <w:tab/>
        <w:t>else</w:t>
      </w:r>
    </w:p>
    <w:p w:rsidR="00A63183" w:rsidRDefault="00A63183" w:rsidP="00E905B8">
      <w:pPr>
        <w:tabs>
          <w:tab w:val="left" w:pos="729"/>
          <w:tab w:val="left" w:pos="2466"/>
        </w:tabs>
        <w:spacing w:after="120"/>
      </w:pPr>
      <w:r>
        <w:tab/>
        <w:t xml:space="preserve">       codeword(left_child, LZO)</w:t>
      </w:r>
    </w:p>
    <w:p w:rsidR="00A63183" w:rsidRDefault="00A63183" w:rsidP="00E905B8">
      <w:pPr>
        <w:tabs>
          <w:tab w:val="left" w:pos="729"/>
          <w:tab w:val="left" w:pos="2466"/>
        </w:tabs>
        <w:spacing w:after="120"/>
      </w:pPr>
      <w:r>
        <w:tab/>
        <w:t xml:space="preserve">      codeword(roght_child, LZO)</w:t>
      </w:r>
    </w:p>
    <w:p w:rsidR="00A63183" w:rsidRPr="005247A4" w:rsidRDefault="00A63183" w:rsidP="00E905B8">
      <w:pPr>
        <w:tabs>
          <w:tab w:val="left" w:pos="729"/>
          <w:tab w:val="left" w:pos="2466"/>
        </w:tabs>
        <w:spacing w:after="120"/>
      </w:pPr>
      <w:r>
        <w:t>}</w:t>
      </w:r>
    </w:p>
    <w:p w:rsidR="00A63183" w:rsidRPr="00EB4B3D" w:rsidRDefault="00A63183" w:rsidP="00EB4B3D">
      <w:pPr>
        <w:tabs>
          <w:tab w:val="left" w:pos="729"/>
          <w:tab w:val="left" w:pos="2466"/>
        </w:tabs>
        <w:spacing w:after="120"/>
        <w:rPr>
          <w:b/>
        </w:rPr>
      </w:pPr>
      <w:r>
        <w:rPr>
          <w:b/>
        </w:rPr>
        <w:tab/>
      </w:r>
    </w:p>
    <w:p w:rsidR="00A63183" w:rsidRPr="00BA4559" w:rsidRDefault="00A63183" w:rsidP="00E905B8">
      <w:pPr>
        <w:spacing w:after="120"/>
      </w:pPr>
      <w:r w:rsidRPr="00BA4559">
        <w:lastRenderedPageBreak/>
        <w:t xml:space="preserve">Complexity analysis: </w:t>
      </w:r>
      <w:r w:rsidRPr="008768DA">
        <w:rPr>
          <w:rFonts w:ascii="Symbol" w:hAnsi="Symbol"/>
        </w:rPr>
        <w:t></w:t>
      </w:r>
      <w:r w:rsidRPr="00BA4559">
        <w:t>(</w:t>
      </w:r>
      <w:r w:rsidRPr="00BA4559">
        <w:rPr>
          <w:i/>
        </w:rPr>
        <w:t>n</w:t>
      </w:r>
      <w:r w:rsidRPr="00BA4559">
        <w:t>)</w:t>
      </w:r>
      <w:r>
        <w:t>, because at each node in the tree</w:t>
      </w:r>
      <w:r w:rsidRPr="00BA4559">
        <w:t xml:space="preserve"> </w:t>
      </w:r>
      <w:r>
        <w:t>we only have to update the list of 0s and 1s twice: once when we enter the node from above, and once when we leave upwards.</w:t>
      </w:r>
    </w:p>
    <w:p w:rsidR="00A63183" w:rsidRDefault="00A63183" w:rsidP="00E905B8">
      <w:pPr>
        <w:spacing w:after="120"/>
        <w:rPr>
          <w:b/>
        </w:rPr>
      </w:pPr>
    </w:p>
    <w:p w:rsidR="00B5239D" w:rsidRDefault="00B5239D" w:rsidP="00E905B8">
      <w:pPr>
        <w:spacing w:after="120"/>
        <w:rPr>
          <w:b/>
        </w:rPr>
      </w:pPr>
    </w:p>
    <w:p w:rsidR="006F39D0" w:rsidRPr="00BA4559" w:rsidRDefault="006F39D0" w:rsidP="00E905B8">
      <w:pPr>
        <w:spacing w:after="120"/>
        <w:rPr>
          <w:b/>
        </w:rPr>
      </w:pPr>
      <w:r>
        <w:rPr>
          <w:b/>
        </w:rPr>
        <w:t>4.5</w:t>
      </w:r>
    </w:p>
    <w:p w:rsidR="00851594" w:rsidRDefault="00851594" w:rsidP="00E905B8">
      <w:pPr>
        <w:spacing w:after="120"/>
        <w:rPr>
          <w:b/>
        </w:rPr>
      </w:pPr>
    </w:p>
    <w:p w:rsidR="00B5239D" w:rsidRPr="00A114FF" w:rsidRDefault="00B5239D" w:rsidP="00B5239D">
      <w:pPr>
        <w:ind w:left="450" w:hanging="450"/>
      </w:pPr>
      <w:r w:rsidRPr="00A114FF">
        <w:rPr>
          <w:b/>
        </w:rPr>
        <w:t>35)</w:t>
      </w:r>
      <w:r w:rsidRPr="00A114FF">
        <w:t xml:space="preserve"> Problem: Given a set S of n items each with a weight w and a value v, select a subset of the items such that the total value of the items in the subset is maximized and the total weight of the items in the subset does not exceed a given threshold W.</w:t>
      </w:r>
    </w:p>
    <w:p w:rsidR="00B5239D" w:rsidRPr="00A114FF" w:rsidRDefault="00B5239D" w:rsidP="00B5239D">
      <w:pPr>
        <w:ind w:left="450"/>
      </w:pPr>
      <w:r w:rsidRPr="00A114FF">
        <w:t>Input: A set S of items indexed from 1 to n, each of which has value v</w:t>
      </w:r>
      <w:r w:rsidRPr="00A114FF">
        <w:rPr>
          <w:vertAlign w:val="subscript"/>
        </w:rPr>
        <w:t>i</w:t>
      </w:r>
      <w:r w:rsidRPr="00A114FF">
        <w:t xml:space="preserve"> and weight w</w:t>
      </w:r>
      <w:r w:rsidRPr="00A114FF">
        <w:rPr>
          <w:vertAlign w:val="subscript"/>
        </w:rPr>
        <w:t>i</w:t>
      </w:r>
      <w:r w:rsidRPr="00A114FF">
        <w:t>, and an integer total weight capacity W.</w:t>
      </w:r>
    </w:p>
    <w:p w:rsidR="00B5239D" w:rsidRPr="00A114FF" w:rsidRDefault="00B5239D" w:rsidP="00B5239D">
      <w:pPr>
        <w:ind w:left="450"/>
      </w:pPr>
      <w:r w:rsidRPr="00A114FF">
        <w:t>Output: The value of the maximum-valued set of items in S whose total weight does not exceed W.</w:t>
      </w:r>
    </w:p>
    <w:p w:rsidR="00B5239D" w:rsidRPr="00A114FF" w:rsidRDefault="00B5239D" w:rsidP="00B5239D">
      <w:pPr>
        <w:spacing w:after="120"/>
        <w:ind w:left="450"/>
      </w:pPr>
      <w:r w:rsidRPr="00A114FF">
        <w:t>int knapsack(int w[1…n], int v[1…n], int W) {</w:t>
      </w:r>
    </w:p>
    <w:p w:rsidR="00B5239D" w:rsidRPr="00A114FF" w:rsidRDefault="00B5239D" w:rsidP="00B5239D">
      <w:pPr>
        <w:spacing w:after="120"/>
        <w:ind w:left="450"/>
      </w:pPr>
      <w:r w:rsidRPr="00A114FF">
        <w:tab/>
        <w:t>index i, j;</w:t>
      </w:r>
    </w:p>
    <w:p w:rsidR="00B5239D" w:rsidRPr="00A114FF" w:rsidRDefault="00B5239D" w:rsidP="00B5239D">
      <w:pPr>
        <w:spacing w:after="120"/>
        <w:ind w:left="450"/>
      </w:pPr>
      <w:r w:rsidRPr="00A114FF">
        <w:tab/>
        <w:t>int V[0…n][0…W];</w:t>
      </w:r>
    </w:p>
    <w:p w:rsidR="00B5239D" w:rsidRPr="00A114FF" w:rsidRDefault="00B5239D" w:rsidP="00B5239D">
      <w:pPr>
        <w:spacing w:after="120"/>
        <w:ind w:left="450"/>
      </w:pPr>
      <w:r w:rsidRPr="00A114FF">
        <w:tab/>
        <w:t>for(i=0; i&lt;=n; i++)</w:t>
      </w:r>
    </w:p>
    <w:p w:rsidR="00B5239D" w:rsidRPr="00A114FF" w:rsidRDefault="00B5239D" w:rsidP="00B5239D">
      <w:pPr>
        <w:spacing w:after="120"/>
        <w:ind w:left="450"/>
      </w:pPr>
      <w:r w:rsidRPr="00A114FF">
        <w:tab/>
      </w:r>
      <w:r w:rsidRPr="00A114FF">
        <w:tab/>
        <w:t>V[i][0] = 0;</w:t>
      </w:r>
    </w:p>
    <w:p w:rsidR="00B5239D" w:rsidRPr="00A114FF" w:rsidRDefault="00B5239D" w:rsidP="00B5239D">
      <w:pPr>
        <w:spacing w:after="120"/>
        <w:ind w:left="450"/>
      </w:pPr>
      <w:r w:rsidRPr="00A114FF">
        <w:tab/>
        <w:t>for(j=0; j&lt;=W; j++)</w:t>
      </w:r>
    </w:p>
    <w:p w:rsidR="00B5239D" w:rsidRPr="00A114FF" w:rsidRDefault="00B5239D" w:rsidP="00B5239D">
      <w:pPr>
        <w:spacing w:after="120"/>
        <w:ind w:left="450"/>
      </w:pPr>
      <w:r w:rsidRPr="00A114FF">
        <w:tab/>
      </w:r>
      <w:r w:rsidRPr="00A114FF">
        <w:tab/>
        <w:t>V[0][j] = 0;</w:t>
      </w:r>
    </w:p>
    <w:p w:rsidR="00B5239D" w:rsidRPr="00A114FF" w:rsidRDefault="00B5239D" w:rsidP="00B5239D">
      <w:pPr>
        <w:spacing w:after="120"/>
        <w:ind w:left="450"/>
      </w:pPr>
      <w:r w:rsidRPr="00A114FF">
        <w:tab/>
        <w:t>for(i=1; i&lt;=n; i++) {</w:t>
      </w:r>
    </w:p>
    <w:p w:rsidR="00B5239D" w:rsidRPr="00A114FF" w:rsidRDefault="00B5239D" w:rsidP="00B5239D">
      <w:pPr>
        <w:spacing w:after="120"/>
        <w:ind w:left="450"/>
      </w:pPr>
      <w:r w:rsidRPr="00A114FF">
        <w:tab/>
      </w:r>
      <w:r w:rsidRPr="00A114FF">
        <w:tab/>
        <w:t>for(j=1; j&lt;=W; j++) {</w:t>
      </w:r>
    </w:p>
    <w:p w:rsidR="00B5239D" w:rsidRPr="00A114FF" w:rsidRDefault="00B5239D" w:rsidP="00B5239D">
      <w:pPr>
        <w:spacing w:after="120"/>
        <w:ind w:left="450"/>
      </w:pPr>
      <w:r w:rsidRPr="00A114FF">
        <w:tab/>
      </w:r>
      <w:r w:rsidRPr="00A114FF">
        <w:tab/>
      </w:r>
      <w:r w:rsidRPr="00A114FF">
        <w:tab/>
        <w:t>if(w[i] &gt; j)</w:t>
      </w:r>
    </w:p>
    <w:p w:rsidR="00B5239D" w:rsidRPr="00A114FF" w:rsidRDefault="00B5239D" w:rsidP="00B5239D">
      <w:pPr>
        <w:spacing w:after="120"/>
        <w:ind w:left="450"/>
      </w:pPr>
      <w:r w:rsidRPr="00A114FF">
        <w:tab/>
      </w:r>
      <w:r w:rsidRPr="00A114FF">
        <w:tab/>
      </w:r>
      <w:r w:rsidRPr="00A114FF">
        <w:tab/>
      </w:r>
      <w:r w:rsidRPr="00A114FF">
        <w:tab/>
        <w:t>V[i][j] = V[i-1][j];</w:t>
      </w:r>
    </w:p>
    <w:p w:rsidR="00B5239D" w:rsidRPr="00A114FF" w:rsidRDefault="00B5239D" w:rsidP="00B5239D">
      <w:pPr>
        <w:spacing w:after="120"/>
        <w:ind w:left="450"/>
      </w:pPr>
      <w:r w:rsidRPr="00A114FF">
        <w:tab/>
      </w:r>
      <w:r w:rsidRPr="00A114FF">
        <w:tab/>
      </w:r>
      <w:r w:rsidRPr="00A114FF">
        <w:tab/>
        <w:t xml:space="preserve">else </w:t>
      </w:r>
    </w:p>
    <w:p w:rsidR="00B5239D" w:rsidRPr="00A114FF" w:rsidRDefault="00B5239D" w:rsidP="00B5239D">
      <w:pPr>
        <w:spacing w:after="120"/>
        <w:ind w:left="450"/>
      </w:pPr>
      <w:r w:rsidRPr="00A114FF">
        <w:tab/>
      </w:r>
      <w:r w:rsidRPr="00A114FF">
        <w:tab/>
      </w:r>
      <w:r w:rsidRPr="00A114FF">
        <w:tab/>
      </w:r>
      <w:r w:rsidRPr="00A114FF">
        <w:tab/>
        <w:t>V[i][j] = max(V[i-1][j], v[i] + V[i-1][j – w[i]);</w:t>
      </w:r>
    </w:p>
    <w:p w:rsidR="00B5239D" w:rsidRPr="00A114FF" w:rsidRDefault="00B5239D" w:rsidP="00B5239D">
      <w:pPr>
        <w:spacing w:after="120"/>
        <w:ind w:left="450"/>
      </w:pPr>
      <w:r w:rsidRPr="00A114FF">
        <w:tab/>
      </w:r>
      <w:r w:rsidRPr="00A114FF">
        <w:tab/>
        <w:t>}</w:t>
      </w:r>
    </w:p>
    <w:p w:rsidR="00B5239D" w:rsidRPr="00A114FF" w:rsidRDefault="00B5239D" w:rsidP="00B5239D">
      <w:pPr>
        <w:spacing w:after="120"/>
        <w:ind w:left="450"/>
      </w:pPr>
      <w:r w:rsidRPr="00A114FF">
        <w:tab/>
        <w:t>}</w:t>
      </w:r>
    </w:p>
    <w:p w:rsidR="00B5239D" w:rsidRPr="00A114FF" w:rsidRDefault="00B5239D" w:rsidP="00B5239D">
      <w:pPr>
        <w:spacing w:after="120"/>
        <w:ind w:left="450"/>
      </w:pPr>
      <w:r w:rsidRPr="00A114FF">
        <w:tab/>
        <w:t>return V[n][W];</w:t>
      </w:r>
    </w:p>
    <w:p w:rsidR="00B5239D" w:rsidRPr="00A114FF" w:rsidRDefault="00B5239D" w:rsidP="00B5239D">
      <w:pPr>
        <w:spacing w:after="120"/>
        <w:ind w:left="450"/>
      </w:pPr>
      <w:r w:rsidRPr="00A114FF">
        <w:t>}</w:t>
      </w:r>
    </w:p>
    <w:p w:rsidR="00B5239D" w:rsidRDefault="00B5239D" w:rsidP="00E905B8">
      <w:pPr>
        <w:spacing w:after="120"/>
        <w:rPr>
          <w:b/>
        </w:rPr>
      </w:pPr>
    </w:p>
    <w:p w:rsidR="00BC02AC" w:rsidRPr="00EB4B3D" w:rsidRDefault="000779A6" w:rsidP="00E905B8">
      <w:pPr>
        <w:spacing w:after="120"/>
      </w:pPr>
      <w:r w:rsidRPr="00EB4B3D">
        <w:rPr>
          <w:b/>
        </w:rPr>
        <w:lastRenderedPageBreak/>
        <w:t xml:space="preserve">36) </w:t>
      </w:r>
      <w:r w:rsidR="00BC02AC" w:rsidRPr="00EB4B3D">
        <w:t>Use a greedy approach to construct an optimal binary tree by considering the most probable key, Key</w:t>
      </w:r>
      <w:r w:rsidR="00BC02AC" w:rsidRPr="00EB4B3D">
        <w:rPr>
          <w:vertAlign w:val="subscript"/>
        </w:rPr>
        <w:t>k</w:t>
      </w:r>
      <w:r w:rsidR="00BC02AC" w:rsidRPr="00EB4B3D">
        <w:t>, for the root, and constructing the left and right subtrees for Key</w:t>
      </w:r>
      <w:r w:rsidR="00BC02AC" w:rsidRPr="00EB4B3D">
        <w:rPr>
          <w:vertAlign w:val="subscript"/>
        </w:rPr>
        <w:t>1</w:t>
      </w:r>
      <w:r w:rsidR="00BC02AC" w:rsidRPr="00EB4B3D">
        <w:t>, Key</w:t>
      </w:r>
      <w:r w:rsidR="00BC02AC" w:rsidRPr="00EB4B3D">
        <w:rPr>
          <w:vertAlign w:val="subscript"/>
        </w:rPr>
        <w:t>2</w:t>
      </w:r>
      <w:r w:rsidR="00BC02AC" w:rsidRPr="00EB4B3D">
        <w:t>, … , Key</w:t>
      </w:r>
      <w:r w:rsidR="00BC02AC" w:rsidRPr="00EB4B3D">
        <w:rPr>
          <w:vertAlign w:val="subscript"/>
        </w:rPr>
        <w:t>k</w:t>
      </w:r>
      <w:r w:rsidR="00BC02AC" w:rsidRPr="00EB4B3D">
        <w:rPr>
          <w:rFonts w:ascii="Cambria" w:hAnsi="Cambria" w:cs="Cambria"/>
          <w:vertAlign w:val="subscript"/>
        </w:rPr>
        <w:t>-</w:t>
      </w:r>
      <w:r w:rsidR="00BC02AC" w:rsidRPr="00EB4B3D">
        <w:rPr>
          <w:vertAlign w:val="subscript"/>
        </w:rPr>
        <w:t>1</w:t>
      </w:r>
      <w:r w:rsidR="00BC02AC" w:rsidRPr="00EB4B3D">
        <w:t xml:space="preserve"> and Key</w:t>
      </w:r>
      <w:r w:rsidR="00BC02AC" w:rsidRPr="00EB4B3D">
        <w:rPr>
          <w:vertAlign w:val="subscript"/>
        </w:rPr>
        <w:t>k+1</w:t>
      </w:r>
      <w:r w:rsidR="00BC02AC" w:rsidRPr="00EB4B3D">
        <w:t>, Key</w:t>
      </w:r>
      <w:r w:rsidR="00BC02AC" w:rsidRPr="00EB4B3D">
        <w:rPr>
          <w:vertAlign w:val="subscript"/>
        </w:rPr>
        <w:t>k+2</w:t>
      </w:r>
      <w:r w:rsidR="00BC02AC" w:rsidRPr="00EB4B3D">
        <w:t>, … , Key</w:t>
      </w:r>
      <w:r w:rsidR="00BC02AC" w:rsidRPr="00EB4B3D">
        <w:rPr>
          <w:vertAlign w:val="subscript"/>
        </w:rPr>
        <w:t>n</w:t>
      </w:r>
      <w:r w:rsidR="00BC02AC" w:rsidRPr="00EB4B3D">
        <w:t xml:space="preserve"> recursively in the same way.</w:t>
      </w:r>
    </w:p>
    <w:p w:rsidR="00BC02AC" w:rsidRPr="00EB4B3D" w:rsidRDefault="00BC02AC" w:rsidP="00E905B8">
      <w:pPr>
        <w:spacing w:after="120"/>
        <w:rPr>
          <w:b/>
        </w:rPr>
      </w:pPr>
    </w:p>
    <w:p w:rsidR="00611CE8" w:rsidRPr="00EB4B3D" w:rsidRDefault="00611CE8" w:rsidP="00E905B8">
      <w:pPr>
        <w:spacing w:after="120"/>
      </w:pPr>
      <w:r w:rsidRPr="00EB4B3D">
        <w:t xml:space="preserve">Consider </w:t>
      </w:r>
      <w:r w:rsidR="00A751DE" w:rsidRPr="00EB4B3D">
        <w:t xml:space="preserve">the </w:t>
      </w:r>
      <w:r w:rsidRPr="00EB4B3D">
        <w:t>follow</w:t>
      </w:r>
      <w:r w:rsidR="00A751DE" w:rsidRPr="00EB4B3D">
        <w:t>ing</w:t>
      </w:r>
      <w:r w:rsidRPr="00EB4B3D">
        <w:t xml:space="preserve"> example</w:t>
      </w:r>
      <w:r w:rsidR="00D611C2" w:rsidRPr="00EB4B3D">
        <w:t>:</w:t>
      </w:r>
    </w:p>
    <w:p w:rsidR="00611CE8" w:rsidRPr="00EB4B3D" w:rsidRDefault="00611CE8" w:rsidP="00E905B8">
      <w:pPr>
        <w:spacing w:after="120"/>
      </w:pPr>
      <w:r w:rsidRPr="00EB4B3D">
        <w:t>Bat</w:t>
      </w:r>
      <w:r w:rsidRPr="00EB4B3D">
        <w:tab/>
        <w:t>Cat</w:t>
      </w:r>
      <w:r w:rsidRPr="00EB4B3D">
        <w:tab/>
        <w:t>Dog</w:t>
      </w:r>
      <w:r w:rsidRPr="00EB4B3D">
        <w:tab/>
        <w:t>Hog</w:t>
      </w:r>
      <w:r w:rsidRPr="00EB4B3D">
        <w:tab/>
        <w:t>Rat</w:t>
      </w:r>
    </w:p>
    <w:p w:rsidR="00611CE8" w:rsidRPr="00EB4B3D" w:rsidRDefault="00EF3808" w:rsidP="00E905B8">
      <w:pPr>
        <w:spacing w:after="120"/>
      </w:pPr>
      <w:r w:rsidRPr="00EB4B3D">
        <w:t>.19</w:t>
      </w:r>
      <w:r w:rsidRPr="00EB4B3D">
        <w:tab/>
        <w:t>.205</w:t>
      </w:r>
      <w:r w:rsidRPr="00EB4B3D">
        <w:tab/>
        <w:t>.19</w:t>
      </w:r>
      <w:r w:rsidRPr="00EB4B3D">
        <w:tab/>
        <w:t>.195</w:t>
      </w:r>
      <w:r w:rsidRPr="00EB4B3D">
        <w:tab/>
        <w:t>.22</w:t>
      </w:r>
    </w:p>
    <w:p w:rsidR="00611CE8" w:rsidRPr="00EB4B3D" w:rsidRDefault="00EF3808" w:rsidP="00E905B8">
      <w:pPr>
        <w:spacing w:after="120"/>
      </w:pPr>
      <w:r w:rsidRPr="00EB4B3D">
        <w:t xml:space="preserve">Sort in </w:t>
      </w:r>
      <w:r w:rsidR="00611CE8" w:rsidRPr="00EB4B3D">
        <w:t>descending order</w:t>
      </w:r>
      <w:r w:rsidR="005F45DD" w:rsidRPr="00EB4B3D">
        <w:t xml:space="preserve"> of probability:</w:t>
      </w:r>
    </w:p>
    <w:p w:rsidR="00611CE8" w:rsidRPr="00EB4B3D" w:rsidRDefault="00611CE8" w:rsidP="00E905B8">
      <w:pPr>
        <w:spacing w:after="120"/>
      </w:pPr>
      <w:r w:rsidRPr="00EB4B3D">
        <w:t>Rat</w:t>
      </w:r>
      <w:r w:rsidRPr="00EB4B3D">
        <w:tab/>
        <w:t>Cat</w:t>
      </w:r>
      <w:r w:rsidRPr="00EB4B3D">
        <w:tab/>
        <w:t>Hog</w:t>
      </w:r>
      <w:r w:rsidRPr="00EB4B3D">
        <w:tab/>
        <w:t>Bat</w:t>
      </w:r>
      <w:r w:rsidRPr="00EB4B3D">
        <w:tab/>
        <w:t>Dog</w:t>
      </w:r>
    </w:p>
    <w:p w:rsidR="00611CE8" w:rsidRPr="00EB4B3D" w:rsidRDefault="00611CE8" w:rsidP="00E905B8">
      <w:pPr>
        <w:spacing w:after="120"/>
      </w:pPr>
      <w:r w:rsidRPr="00EB4B3D">
        <w:t>.22</w:t>
      </w:r>
      <w:r w:rsidRPr="00EB4B3D">
        <w:tab/>
        <w:t>.205</w:t>
      </w:r>
      <w:r w:rsidRPr="00EB4B3D">
        <w:tab/>
        <w:t>.195</w:t>
      </w:r>
      <w:r w:rsidRPr="00EB4B3D">
        <w:tab/>
        <w:t>.19</w:t>
      </w:r>
      <w:r w:rsidRPr="00EB4B3D">
        <w:tab/>
        <w:t>.19</w:t>
      </w:r>
    </w:p>
    <w:p w:rsidR="00611CE8" w:rsidRPr="00EB4B3D" w:rsidRDefault="00EF3808" w:rsidP="00E905B8">
      <w:pPr>
        <w:spacing w:after="120"/>
      </w:pPr>
      <w:r w:rsidRPr="00EB4B3D">
        <w:t xml:space="preserve">Scan </w:t>
      </w:r>
      <w:r w:rsidR="00D611C2" w:rsidRPr="00EB4B3D">
        <w:t xml:space="preserve">the </w:t>
      </w:r>
      <w:r w:rsidR="00611CE8" w:rsidRPr="00EB4B3D">
        <w:t>sorted array</w:t>
      </w:r>
      <w:r w:rsidRPr="00EB4B3D">
        <w:t xml:space="preserve"> from left to right</w:t>
      </w:r>
      <w:r w:rsidR="00611CE8" w:rsidRPr="00EB4B3D">
        <w:t xml:space="preserve"> and </w:t>
      </w:r>
      <w:r w:rsidRPr="00EB4B3D">
        <w:t xml:space="preserve">insert into an initially empty binary </w:t>
      </w:r>
      <w:r w:rsidR="00611CE8" w:rsidRPr="00EB4B3D">
        <w:t>tree</w:t>
      </w:r>
      <w:r w:rsidRPr="00EB4B3D">
        <w:t>:</w:t>
      </w:r>
    </w:p>
    <w:p w:rsidR="0099510D" w:rsidRPr="00EB4B3D" w:rsidRDefault="0099510D" w:rsidP="00E905B8">
      <w:pPr>
        <w:spacing w:after="120"/>
      </w:pPr>
      <w:r w:rsidRPr="00EB4B3D">
        <w:rPr>
          <w:noProof/>
        </w:rPr>
        <w:drawing>
          <wp:inline distT="0" distB="0" distL="0" distR="0" wp14:anchorId="35884874" wp14:editId="48505645">
            <wp:extent cx="1214651" cy="1885126"/>
            <wp:effectExtent l="0" t="0" r="5080" b="1270"/>
            <wp:docPr id="24" name="Picture 24" descr="C:\fms\NEAPOLITAN_COMPLETE_SOUTIONS\JPEG (Ch04)\f01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fms\NEAPOLITAN_COMPLETE_SOUTIONS\JPEG (Ch04)\f01_2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7287" cy="1889216"/>
                    </a:xfrm>
                    <a:prstGeom prst="rect">
                      <a:avLst/>
                    </a:prstGeom>
                    <a:noFill/>
                    <a:ln>
                      <a:noFill/>
                    </a:ln>
                  </pic:spPr>
                </pic:pic>
              </a:graphicData>
            </a:graphic>
          </wp:inline>
        </w:drawing>
      </w:r>
    </w:p>
    <w:p w:rsidR="00611CE8" w:rsidRPr="00EB4B3D" w:rsidRDefault="005F45DD" w:rsidP="00E905B8">
      <w:pPr>
        <w:spacing w:after="120"/>
      </w:pPr>
      <w:r w:rsidRPr="00EB4B3D">
        <w:t>Expected symbol length</w:t>
      </w:r>
      <w:r w:rsidR="00A00B33" w:rsidRPr="00EB4B3D">
        <w:t xml:space="preserve"> </w:t>
      </w:r>
      <w:r w:rsidR="00611CE8" w:rsidRPr="00EB4B3D">
        <w:t>= .22</w:t>
      </w:r>
      <w:r w:rsidRPr="00EB4B3D">
        <w:t>x1 + .205x2 + .19x3</w:t>
      </w:r>
      <w:r w:rsidR="00611CE8" w:rsidRPr="00EB4B3D">
        <w:t xml:space="preserve"> + .</w:t>
      </w:r>
      <w:r w:rsidRPr="00EB4B3D">
        <w:t>195x3</w:t>
      </w:r>
      <w:r w:rsidR="00611CE8" w:rsidRPr="00EB4B3D">
        <w:t xml:space="preserve"> + .</w:t>
      </w:r>
      <w:r w:rsidRPr="00EB4B3D">
        <w:t xml:space="preserve">19x4 </w:t>
      </w:r>
      <w:r w:rsidR="00611CE8" w:rsidRPr="00EB4B3D">
        <w:t>= 2.545</w:t>
      </w:r>
    </w:p>
    <w:p w:rsidR="00611CE8" w:rsidRPr="00EB4B3D" w:rsidRDefault="00611CE8" w:rsidP="00E905B8">
      <w:pPr>
        <w:spacing w:after="120"/>
      </w:pPr>
    </w:p>
    <w:p w:rsidR="00611CE8" w:rsidRPr="00EB4B3D" w:rsidRDefault="005F45DD" w:rsidP="00E905B8">
      <w:pPr>
        <w:spacing w:after="120"/>
      </w:pPr>
      <w:r w:rsidRPr="00EB4B3D">
        <w:t xml:space="preserve">Complexity analysis: while sorting is done in </w:t>
      </w:r>
      <w:r w:rsidRPr="00EB4B3D">
        <w:sym w:font="Symbol" w:char="F071"/>
      </w:r>
      <w:r w:rsidRPr="00EB4B3D">
        <w:t xml:space="preserve">(n·lgn), in the worst case (when the keys are already sorted), the tree is a chain, and the insertions require 1 + 2 + … + (n-1) = n(n-1) node accesses </w:t>
      </w:r>
      <w:r w:rsidRPr="00EB4B3D">
        <w:rPr>
          <w:rFonts w:ascii="Cambria" w:hAnsi="Cambria"/>
        </w:rPr>
        <w:t xml:space="preserve">→ </w:t>
      </w:r>
      <w:r w:rsidR="00611CE8" w:rsidRPr="00EB4B3D">
        <w:sym w:font="Symbol" w:char="F071"/>
      </w:r>
      <w:r w:rsidR="00611CE8" w:rsidRPr="00EB4B3D">
        <w:t>(n</w:t>
      </w:r>
      <w:r w:rsidR="00611CE8" w:rsidRPr="00EB4B3D">
        <w:rPr>
          <w:vertAlign w:val="superscript"/>
        </w:rPr>
        <w:t>2</w:t>
      </w:r>
      <w:r w:rsidR="00611CE8" w:rsidRPr="00EB4B3D">
        <w:t>)</w:t>
      </w:r>
    </w:p>
    <w:p w:rsidR="00611CE8" w:rsidRPr="00EB4B3D" w:rsidRDefault="00A421A8" w:rsidP="00E905B8">
      <w:pPr>
        <w:spacing w:after="120"/>
      </w:pPr>
      <w:r w:rsidRPr="00EB4B3D">
        <w:rPr>
          <w:noProof/>
        </w:rPr>
        <w:drawing>
          <wp:anchor distT="0" distB="0" distL="114300" distR="114300" simplePos="0" relativeHeight="251716608" behindDoc="0" locked="0" layoutInCell="1" allowOverlap="1" wp14:anchorId="70D054E4" wp14:editId="0355A8E4">
            <wp:simplePos x="0" y="0"/>
            <wp:positionH relativeFrom="column">
              <wp:posOffset>3619500</wp:posOffset>
            </wp:positionH>
            <wp:positionV relativeFrom="paragraph">
              <wp:posOffset>128905</wp:posOffset>
            </wp:positionV>
            <wp:extent cx="1612900" cy="1647825"/>
            <wp:effectExtent l="0" t="0" r="6350" b="9525"/>
            <wp:wrapSquare wrapText="bothSides"/>
            <wp:docPr id="25" name="Picture 25" descr="C:\fms\NEAPOLITAN_COMPLETE_SOUTIONS\JPEG (Ch04)\f01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fms\NEAPOLITAN_COMPLETE_SOUTIONS\JPEG (Ch04)\f01_2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29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CE8" w:rsidRPr="00EB4B3D" w:rsidRDefault="00EF3808" w:rsidP="00E905B8">
      <w:pPr>
        <w:spacing w:after="120"/>
      </w:pPr>
      <w:r w:rsidRPr="00EB4B3D">
        <w:t>Note that this tree</w:t>
      </w:r>
      <w:r w:rsidR="00611CE8" w:rsidRPr="00EB4B3D">
        <w:t xml:space="preserve"> is not optimal</w:t>
      </w:r>
      <w:r w:rsidR="00A751DE" w:rsidRPr="00EB4B3D">
        <w:t>;</w:t>
      </w:r>
      <w:r w:rsidR="00611CE8" w:rsidRPr="00EB4B3D">
        <w:t xml:space="preserve"> a better one is</w:t>
      </w:r>
    </w:p>
    <w:p w:rsidR="00611CE8" w:rsidRPr="00EB4B3D" w:rsidRDefault="00611CE8" w:rsidP="00E905B8">
      <w:pPr>
        <w:spacing w:after="120"/>
      </w:pPr>
    </w:p>
    <w:p w:rsidR="00243645" w:rsidRPr="00EB4B3D" w:rsidRDefault="00243645" w:rsidP="00E905B8">
      <w:pPr>
        <w:spacing w:after="120"/>
      </w:pPr>
    </w:p>
    <w:p w:rsidR="00611CE8" w:rsidRPr="00EB4B3D" w:rsidRDefault="00611CE8" w:rsidP="00E905B8">
      <w:pPr>
        <w:spacing w:after="120"/>
      </w:pPr>
    </w:p>
    <w:p w:rsidR="00611CE8" w:rsidRPr="00EB4B3D" w:rsidRDefault="00611CE8" w:rsidP="00EB4B3D">
      <w:pPr>
        <w:spacing w:after="120"/>
      </w:pPr>
      <w:r w:rsidRPr="00EB4B3D">
        <w:t>Expected search</w:t>
      </w:r>
      <w:r w:rsidR="00A00B33" w:rsidRPr="00EB4B3D">
        <w:t xml:space="preserve"> </w:t>
      </w:r>
      <w:r w:rsidRPr="00EB4B3D">
        <w:t>= .19 + .85 + .155</w:t>
      </w:r>
      <w:r w:rsidR="00EB4B3D">
        <w:t xml:space="preserve"> = </w:t>
      </w:r>
      <w:r w:rsidRPr="00EB4B3D">
        <w:t>2.195</w:t>
      </w:r>
    </w:p>
    <w:p w:rsidR="000779A6" w:rsidRDefault="000779A6" w:rsidP="00E905B8">
      <w:pPr>
        <w:spacing w:after="120"/>
      </w:pPr>
    </w:p>
    <w:p w:rsidR="00F36121" w:rsidRPr="00A114FF" w:rsidRDefault="00F36121" w:rsidP="00E905B8">
      <w:pPr>
        <w:spacing w:after="120"/>
      </w:pPr>
    </w:p>
    <w:p w:rsidR="00937A94" w:rsidRDefault="00B5239D" w:rsidP="00F36121">
      <w:r w:rsidRPr="00B5239D">
        <w:rPr>
          <w:b/>
        </w:rPr>
        <w:lastRenderedPageBreak/>
        <w:t>37)</w:t>
      </w:r>
      <w:r w:rsidR="00937A94">
        <w:t xml:space="preserve">  Suppose we assign n persons to n jobs. Let Cij be the cost of assigning the i</w:t>
      </w:r>
      <w:r w:rsidR="00937A94" w:rsidRPr="00B2719B">
        <w:rPr>
          <w:vertAlign w:val="superscript"/>
        </w:rPr>
        <w:t>th</w:t>
      </w:r>
      <w:r w:rsidR="00937A94">
        <w:t xml:space="preserve"> person to the j</w:t>
      </w:r>
      <w:r w:rsidR="00937A94" w:rsidRPr="00B2719B">
        <w:rPr>
          <w:vertAlign w:val="superscript"/>
        </w:rPr>
        <w:t>th</w:t>
      </w:r>
      <w:r w:rsidR="00937A94">
        <w:t xml:space="preserve"> job. Use a greedy approach to write an algorithm that ﬁnds an assignment that minimizes the total cost of assigning all n persons to all n jobs. Analyze your algorithm and show the results using order notation.</w:t>
      </w:r>
    </w:p>
    <w:p w:rsidR="00937A94" w:rsidRDefault="00937A94" w:rsidP="00E905B8">
      <w:pPr>
        <w:spacing w:after="120" w:line="360" w:lineRule="auto"/>
      </w:pPr>
    </w:p>
    <w:p w:rsidR="00937A94" w:rsidRDefault="00937A94" w:rsidP="00E905B8">
      <w:pPr>
        <w:spacing w:after="120" w:line="360" w:lineRule="auto"/>
      </w:pPr>
      <w:r>
        <w:t>For illustration, consider the following matrix of costs:</w:t>
      </w:r>
    </w:p>
    <w:tbl>
      <w:tblPr>
        <w:tblStyle w:val="TableGrid"/>
        <w:tblW w:w="0" w:type="auto"/>
        <w:jc w:val="center"/>
        <w:tblLook w:val="04A0" w:firstRow="1" w:lastRow="0" w:firstColumn="1" w:lastColumn="0" w:noHBand="0" w:noVBand="1"/>
      </w:tblPr>
      <w:tblGrid>
        <w:gridCol w:w="1104"/>
        <w:gridCol w:w="1105"/>
        <w:gridCol w:w="1105"/>
        <w:gridCol w:w="1105"/>
      </w:tblGrid>
      <w:tr w:rsidR="00937A94" w:rsidTr="00F90D1E">
        <w:trPr>
          <w:jc w:val="center"/>
        </w:trPr>
        <w:tc>
          <w:tcPr>
            <w:tcW w:w="1104" w:type="dxa"/>
          </w:tcPr>
          <w:p w:rsidR="00937A94" w:rsidRDefault="00937A94" w:rsidP="00E905B8">
            <w:pPr>
              <w:spacing w:after="120" w:line="360" w:lineRule="auto"/>
              <w:jc w:val="center"/>
            </w:pPr>
          </w:p>
        </w:tc>
        <w:tc>
          <w:tcPr>
            <w:tcW w:w="1105" w:type="dxa"/>
          </w:tcPr>
          <w:p w:rsidR="00937A94" w:rsidRDefault="00937A94" w:rsidP="00E905B8">
            <w:pPr>
              <w:spacing w:after="120" w:line="360" w:lineRule="auto"/>
              <w:jc w:val="center"/>
            </w:pPr>
            <w:r>
              <w:t>J1</w:t>
            </w:r>
          </w:p>
        </w:tc>
        <w:tc>
          <w:tcPr>
            <w:tcW w:w="1105" w:type="dxa"/>
          </w:tcPr>
          <w:p w:rsidR="00937A94" w:rsidRDefault="00937A94" w:rsidP="00E905B8">
            <w:pPr>
              <w:spacing w:after="120" w:line="360" w:lineRule="auto"/>
              <w:jc w:val="center"/>
            </w:pPr>
            <w:r>
              <w:t>J2</w:t>
            </w:r>
          </w:p>
        </w:tc>
        <w:tc>
          <w:tcPr>
            <w:tcW w:w="1105" w:type="dxa"/>
          </w:tcPr>
          <w:p w:rsidR="00937A94" w:rsidRDefault="00937A94" w:rsidP="00E905B8">
            <w:pPr>
              <w:spacing w:after="120" w:line="360" w:lineRule="auto"/>
              <w:jc w:val="center"/>
            </w:pPr>
            <w:r>
              <w:t>J3</w:t>
            </w:r>
          </w:p>
        </w:tc>
      </w:tr>
      <w:tr w:rsidR="00937A94" w:rsidTr="00F90D1E">
        <w:trPr>
          <w:jc w:val="center"/>
        </w:trPr>
        <w:tc>
          <w:tcPr>
            <w:tcW w:w="1104" w:type="dxa"/>
          </w:tcPr>
          <w:p w:rsidR="00937A94" w:rsidRDefault="00937A94" w:rsidP="00E905B8">
            <w:pPr>
              <w:spacing w:after="120" w:line="360" w:lineRule="auto"/>
              <w:jc w:val="center"/>
            </w:pPr>
            <w:r>
              <w:t>P1</w:t>
            </w:r>
          </w:p>
        </w:tc>
        <w:tc>
          <w:tcPr>
            <w:tcW w:w="1105" w:type="dxa"/>
          </w:tcPr>
          <w:p w:rsidR="00937A94" w:rsidRDefault="00937A94" w:rsidP="00E905B8">
            <w:pPr>
              <w:spacing w:after="120" w:line="360" w:lineRule="auto"/>
              <w:jc w:val="center"/>
            </w:pPr>
            <w:r>
              <w:t>10</w:t>
            </w:r>
          </w:p>
        </w:tc>
        <w:tc>
          <w:tcPr>
            <w:tcW w:w="1105" w:type="dxa"/>
          </w:tcPr>
          <w:p w:rsidR="00937A94" w:rsidRDefault="00937A94" w:rsidP="00E905B8">
            <w:pPr>
              <w:spacing w:after="120" w:line="360" w:lineRule="auto"/>
              <w:jc w:val="center"/>
            </w:pPr>
            <w:r>
              <w:t>5</w:t>
            </w:r>
          </w:p>
        </w:tc>
        <w:tc>
          <w:tcPr>
            <w:tcW w:w="1105" w:type="dxa"/>
          </w:tcPr>
          <w:p w:rsidR="00937A94" w:rsidRDefault="00937A94" w:rsidP="00E905B8">
            <w:pPr>
              <w:spacing w:after="120" w:line="360" w:lineRule="auto"/>
              <w:jc w:val="center"/>
            </w:pPr>
            <w:r>
              <w:t>5</w:t>
            </w:r>
          </w:p>
        </w:tc>
      </w:tr>
      <w:tr w:rsidR="00937A94" w:rsidTr="00F90D1E">
        <w:trPr>
          <w:jc w:val="center"/>
        </w:trPr>
        <w:tc>
          <w:tcPr>
            <w:tcW w:w="1104" w:type="dxa"/>
          </w:tcPr>
          <w:p w:rsidR="00937A94" w:rsidRDefault="00937A94" w:rsidP="00E905B8">
            <w:pPr>
              <w:spacing w:after="120" w:line="360" w:lineRule="auto"/>
              <w:jc w:val="center"/>
            </w:pPr>
            <w:r>
              <w:t>P2</w:t>
            </w:r>
          </w:p>
        </w:tc>
        <w:tc>
          <w:tcPr>
            <w:tcW w:w="1105" w:type="dxa"/>
          </w:tcPr>
          <w:p w:rsidR="00937A94" w:rsidRDefault="00937A94" w:rsidP="00E905B8">
            <w:pPr>
              <w:spacing w:after="120" w:line="360" w:lineRule="auto"/>
              <w:jc w:val="center"/>
            </w:pPr>
            <w:r>
              <w:t>2</w:t>
            </w:r>
          </w:p>
        </w:tc>
        <w:tc>
          <w:tcPr>
            <w:tcW w:w="1105" w:type="dxa"/>
          </w:tcPr>
          <w:p w:rsidR="00937A94" w:rsidRDefault="00937A94" w:rsidP="00E905B8">
            <w:pPr>
              <w:spacing w:after="120" w:line="360" w:lineRule="auto"/>
              <w:jc w:val="center"/>
            </w:pPr>
            <w:r>
              <w:t>4</w:t>
            </w:r>
          </w:p>
        </w:tc>
        <w:tc>
          <w:tcPr>
            <w:tcW w:w="1105" w:type="dxa"/>
          </w:tcPr>
          <w:p w:rsidR="00937A94" w:rsidRDefault="00937A94" w:rsidP="00E905B8">
            <w:pPr>
              <w:spacing w:after="120" w:line="360" w:lineRule="auto"/>
              <w:jc w:val="center"/>
            </w:pPr>
            <w:r>
              <w:t>10</w:t>
            </w:r>
          </w:p>
        </w:tc>
      </w:tr>
      <w:tr w:rsidR="00937A94" w:rsidTr="00F90D1E">
        <w:trPr>
          <w:jc w:val="center"/>
        </w:trPr>
        <w:tc>
          <w:tcPr>
            <w:tcW w:w="1104" w:type="dxa"/>
          </w:tcPr>
          <w:p w:rsidR="00937A94" w:rsidRDefault="00937A94" w:rsidP="00E905B8">
            <w:pPr>
              <w:spacing w:after="120" w:line="360" w:lineRule="auto"/>
              <w:jc w:val="center"/>
            </w:pPr>
            <w:r>
              <w:t>P3</w:t>
            </w:r>
          </w:p>
        </w:tc>
        <w:tc>
          <w:tcPr>
            <w:tcW w:w="1105" w:type="dxa"/>
          </w:tcPr>
          <w:p w:rsidR="00937A94" w:rsidRDefault="00937A94" w:rsidP="00E905B8">
            <w:pPr>
              <w:spacing w:after="120" w:line="360" w:lineRule="auto"/>
              <w:jc w:val="center"/>
            </w:pPr>
            <w:r>
              <w:t>5</w:t>
            </w:r>
          </w:p>
        </w:tc>
        <w:tc>
          <w:tcPr>
            <w:tcW w:w="1105" w:type="dxa"/>
          </w:tcPr>
          <w:p w:rsidR="00937A94" w:rsidRDefault="00937A94" w:rsidP="00E905B8">
            <w:pPr>
              <w:spacing w:after="120" w:line="360" w:lineRule="auto"/>
              <w:jc w:val="center"/>
            </w:pPr>
            <w:r>
              <w:t>1</w:t>
            </w:r>
          </w:p>
        </w:tc>
        <w:tc>
          <w:tcPr>
            <w:tcW w:w="1105" w:type="dxa"/>
          </w:tcPr>
          <w:p w:rsidR="00937A94" w:rsidRDefault="00937A94" w:rsidP="00E905B8">
            <w:pPr>
              <w:spacing w:after="120" w:line="360" w:lineRule="auto"/>
              <w:jc w:val="center"/>
            </w:pPr>
            <w:r>
              <w:t>7</w:t>
            </w:r>
          </w:p>
        </w:tc>
      </w:tr>
    </w:tbl>
    <w:p w:rsidR="00937A94" w:rsidRDefault="00937A94" w:rsidP="00E905B8">
      <w:pPr>
        <w:spacing w:after="120"/>
      </w:pPr>
      <w:r>
        <w:t>This assignment problem can be solved with the following greedy algorithm:</w:t>
      </w:r>
    </w:p>
    <w:p w:rsidR="00937A94" w:rsidRDefault="00937A94" w:rsidP="00E905B8">
      <w:pPr>
        <w:spacing w:after="120"/>
      </w:pPr>
    </w:p>
    <w:p w:rsidR="00937A94" w:rsidRDefault="00937A94" w:rsidP="00E905B8">
      <w:pPr>
        <w:pStyle w:val="ListParagraph"/>
        <w:numPr>
          <w:ilvl w:val="0"/>
          <w:numId w:val="8"/>
        </w:numPr>
        <w:spacing w:after="120" w:line="276" w:lineRule="auto"/>
        <w:ind w:left="0"/>
      </w:pPr>
      <w:r>
        <w:t>Create a set F of assigned jobs, initially empty.</w:t>
      </w:r>
    </w:p>
    <w:p w:rsidR="00937A94" w:rsidRDefault="00937A94" w:rsidP="00E905B8">
      <w:pPr>
        <w:pStyle w:val="ListParagraph"/>
        <w:numPr>
          <w:ilvl w:val="0"/>
          <w:numId w:val="8"/>
        </w:numPr>
        <w:spacing w:after="120" w:line="276" w:lineRule="auto"/>
        <w:ind w:left="0"/>
      </w:pPr>
      <w:r>
        <w:t>For  i from 1 to n:</w:t>
      </w:r>
      <w:r>
        <w:tab/>
      </w:r>
      <w:r>
        <w:tab/>
        <w:t>//for each row in the matrix</w:t>
      </w:r>
    </w:p>
    <w:p w:rsidR="00937A94" w:rsidRDefault="00937A94" w:rsidP="00E905B8">
      <w:pPr>
        <w:pStyle w:val="ListParagraph"/>
        <w:numPr>
          <w:ilvl w:val="1"/>
          <w:numId w:val="8"/>
        </w:numPr>
        <w:spacing w:after="120" w:line="276" w:lineRule="auto"/>
        <w:ind w:left="0"/>
      </w:pPr>
      <w:r>
        <w:t>Find the minimum cost Cij, where j is not in F.</w:t>
      </w:r>
    </w:p>
    <w:p w:rsidR="00937A94" w:rsidRDefault="00937A94" w:rsidP="00E905B8">
      <w:pPr>
        <w:pStyle w:val="ListParagraph"/>
        <w:numPr>
          <w:ilvl w:val="1"/>
          <w:numId w:val="8"/>
        </w:numPr>
        <w:spacing w:after="120" w:line="276" w:lineRule="auto"/>
        <w:ind w:left="0"/>
      </w:pPr>
      <w:r>
        <w:t>Assign job j to person i.</w:t>
      </w:r>
    </w:p>
    <w:p w:rsidR="00937A94" w:rsidRDefault="00937A94" w:rsidP="00E905B8">
      <w:pPr>
        <w:pStyle w:val="ListParagraph"/>
        <w:numPr>
          <w:ilvl w:val="1"/>
          <w:numId w:val="8"/>
        </w:numPr>
        <w:spacing w:after="120" w:line="276" w:lineRule="auto"/>
        <w:ind w:left="0"/>
      </w:pPr>
      <w:r>
        <w:t>Include j in the set F</w:t>
      </w:r>
    </w:p>
    <w:p w:rsidR="00937A94" w:rsidRDefault="00937A94" w:rsidP="00E905B8">
      <w:pPr>
        <w:spacing w:after="120"/>
      </w:pPr>
    </w:p>
    <w:p w:rsidR="00937A94" w:rsidRDefault="00937A94" w:rsidP="00E905B8">
      <w:pPr>
        <w:spacing w:after="120"/>
      </w:pPr>
      <w:r>
        <w:t xml:space="preserve">In the example above, the algorithm assigns P1 → J2, P2 </w:t>
      </w:r>
      <w:r w:rsidRPr="00EC5120">
        <w:t>→</w:t>
      </w:r>
      <w:r>
        <w:t xml:space="preserve"> J1, P3 </w:t>
      </w:r>
      <w:r w:rsidRPr="00EC5120">
        <w:t>→</w:t>
      </w:r>
      <w:r>
        <w:t xml:space="preserve"> J3, with a total cost of 14.</w:t>
      </w:r>
    </w:p>
    <w:p w:rsidR="00937A94" w:rsidRDefault="00937A94" w:rsidP="00E905B8">
      <w:pPr>
        <w:spacing w:after="120"/>
      </w:pPr>
      <w:r>
        <w:t xml:space="preserve">Note that this is not in general the optimum, e.g. assigns P1 → J3, P2 </w:t>
      </w:r>
      <w:r w:rsidRPr="00EC5120">
        <w:t>→</w:t>
      </w:r>
      <w:r>
        <w:t xml:space="preserve"> J1, P3 </w:t>
      </w:r>
      <w:r w:rsidRPr="00EC5120">
        <w:t>→</w:t>
      </w:r>
      <w:r>
        <w:t xml:space="preserve"> J2, has a total cost of only 8.</w:t>
      </w:r>
    </w:p>
    <w:p w:rsidR="00937A94" w:rsidRDefault="00937A94" w:rsidP="00E905B8">
      <w:pPr>
        <w:spacing w:after="120"/>
      </w:pPr>
    </w:p>
    <w:p w:rsidR="00937A94" w:rsidRDefault="00937A94" w:rsidP="00E905B8">
      <w:pPr>
        <w:spacing w:after="120" w:line="360" w:lineRule="auto"/>
      </w:pPr>
      <w:r>
        <w:t xml:space="preserve">Complexity analysis: the loop 2 executes n times, each iteration involving finding the minimum of at most n elements, which can be done in n comparisons, yielding </w:t>
      </w:r>
      <w:r>
        <w:rPr>
          <w:rFonts w:ascii="Symbol" w:hAnsi="Symbol"/>
        </w:rPr>
        <w:t></w:t>
      </w:r>
      <w:r>
        <w:t>(n</w:t>
      </w:r>
      <w:r>
        <w:rPr>
          <w:vertAlign w:val="superscript"/>
        </w:rPr>
        <w:t>2</w:t>
      </w:r>
      <w:r>
        <w:t xml:space="preserve">). </w:t>
      </w:r>
    </w:p>
    <w:p w:rsidR="00937A94" w:rsidRDefault="00937A94" w:rsidP="00E905B8">
      <w:pPr>
        <w:spacing w:after="120"/>
      </w:pPr>
    </w:p>
    <w:p w:rsidR="009F2E60" w:rsidRDefault="009F2E60" w:rsidP="00E905B8">
      <w:pPr>
        <w:spacing w:after="120"/>
      </w:pPr>
    </w:p>
    <w:p w:rsidR="00937A94" w:rsidRDefault="00B5239D" w:rsidP="009F2E60">
      <w:pPr>
        <w:spacing w:after="120"/>
      </w:pPr>
      <w:r w:rsidRPr="00B5239D">
        <w:rPr>
          <w:b/>
        </w:rPr>
        <w:t>38)</w:t>
      </w:r>
      <w:r w:rsidR="00937A94">
        <w:t xml:space="preserve"> Use the dynamic programming approach to write an algorithm for the problem of Exercise 37. Analyze your algorithm and show the results using order notation.</w:t>
      </w:r>
    </w:p>
    <w:p w:rsidR="00937A94" w:rsidRDefault="00937A94" w:rsidP="00E905B8">
      <w:pPr>
        <w:spacing w:after="120" w:line="360" w:lineRule="auto"/>
      </w:pPr>
    </w:p>
    <w:p w:rsidR="00937A94" w:rsidRDefault="00937A94" w:rsidP="00E905B8">
      <w:pPr>
        <w:spacing w:after="120" w:line="360" w:lineRule="auto"/>
      </w:pPr>
      <w:r>
        <w:t>For illustration, consider the following matrix of costs:</w:t>
      </w:r>
    </w:p>
    <w:tbl>
      <w:tblPr>
        <w:tblStyle w:val="TableGrid"/>
        <w:tblW w:w="0" w:type="auto"/>
        <w:jc w:val="center"/>
        <w:tblLook w:val="04A0" w:firstRow="1" w:lastRow="0" w:firstColumn="1" w:lastColumn="0" w:noHBand="0" w:noVBand="1"/>
      </w:tblPr>
      <w:tblGrid>
        <w:gridCol w:w="1104"/>
        <w:gridCol w:w="1105"/>
        <w:gridCol w:w="1105"/>
        <w:gridCol w:w="1105"/>
      </w:tblGrid>
      <w:tr w:rsidR="00937A94" w:rsidTr="00F90D1E">
        <w:trPr>
          <w:jc w:val="center"/>
        </w:trPr>
        <w:tc>
          <w:tcPr>
            <w:tcW w:w="1104" w:type="dxa"/>
          </w:tcPr>
          <w:p w:rsidR="00937A94" w:rsidRDefault="00937A94" w:rsidP="00E905B8">
            <w:pPr>
              <w:spacing w:after="120" w:line="360" w:lineRule="auto"/>
              <w:jc w:val="center"/>
            </w:pPr>
          </w:p>
        </w:tc>
        <w:tc>
          <w:tcPr>
            <w:tcW w:w="1105" w:type="dxa"/>
          </w:tcPr>
          <w:p w:rsidR="00937A94" w:rsidRDefault="00937A94" w:rsidP="00E905B8">
            <w:pPr>
              <w:spacing w:after="120" w:line="360" w:lineRule="auto"/>
              <w:jc w:val="center"/>
            </w:pPr>
            <w:r>
              <w:t>J1</w:t>
            </w:r>
          </w:p>
        </w:tc>
        <w:tc>
          <w:tcPr>
            <w:tcW w:w="1105" w:type="dxa"/>
          </w:tcPr>
          <w:p w:rsidR="00937A94" w:rsidRDefault="00937A94" w:rsidP="00E905B8">
            <w:pPr>
              <w:spacing w:after="120" w:line="360" w:lineRule="auto"/>
              <w:jc w:val="center"/>
            </w:pPr>
            <w:r>
              <w:t>J2</w:t>
            </w:r>
          </w:p>
        </w:tc>
        <w:tc>
          <w:tcPr>
            <w:tcW w:w="1105" w:type="dxa"/>
          </w:tcPr>
          <w:p w:rsidR="00937A94" w:rsidRDefault="00937A94" w:rsidP="00E905B8">
            <w:pPr>
              <w:spacing w:after="120" w:line="360" w:lineRule="auto"/>
              <w:jc w:val="center"/>
            </w:pPr>
            <w:r>
              <w:t>J3</w:t>
            </w:r>
          </w:p>
        </w:tc>
      </w:tr>
      <w:tr w:rsidR="00937A94" w:rsidTr="00F90D1E">
        <w:trPr>
          <w:jc w:val="center"/>
        </w:trPr>
        <w:tc>
          <w:tcPr>
            <w:tcW w:w="1104" w:type="dxa"/>
          </w:tcPr>
          <w:p w:rsidR="00937A94" w:rsidRDefault="00937A94" w:rsidP="00E905B8">
            <w:pPr>
              <w:spacing w:after="120" w:line="360" w:lineRule="auto"/>
              <w:jc w:val="center"/>
            </w:pPr>
            <w:r>
              <w:t>P1</w:t>
            </w:r>
          </w:p>
        </w:tc>
        <w:tc>
          <w:tcPr>
            <w:tcW w:w="1105" w:type="dxa"/>
          </w:tcPr>
          <w:p w:rsidR="00937A94" w:rsidRDefault="00937A94" w:rsidP="00E905B8">
            <w:pPr>
              <w:spacing w:after="120" w:line="360" w:lineRule="auto"/>
              <w:jc w:val="center"/>
            </w:pPr>
            <w:r>
              <w:t>10</w:t>
            </w:r>
          </w:p>
        </w:tc>
        <w:tc>
          <w:tcPr>
            <w:tcW w:w="1105" w:type="dxa"/>
          </w:tcPr>
          <w:p w:rsidR="00937A94" w:rsidRDefault="00937A94" w:rsidP="00E905B8">
            <w:pPr>
              <w:spacing w:after="120" w:line="360" w:lineRule="auto"/>
              <w:jc w:val="center"/>
            </w:pPr>
            <w:r>
              <w:t>5</w:t>
            </w:r>
          </w:p>
        </w:tc>
        <w:tc>
          <w:tcPr>
            <w:tcW w:w="1105" w:type="dxa"/>
          </w:tcPr>
          <w:p w:rsidR="00937A94" w:rsidRDefault="00937A94" w:rsidP="00E905B8">
            <w:pPr>
              <w:spacing w:after="120" w:line="360" w:lineRule="auto"/>
              <w:jc w:val="center"/>
            </w:pPr>
            <w:r>
              <w:t>5</w:t>
            </w:r>
          </w:p>
        </w:tc>
      </w:tr>
      <w:tr w:rsidR="00937A94" w:rsidTr="00F90D1E">
        <w:trPr>
          <w:jc w:val="center"/>
        </w:trPr>
        <w:tc>
          <w:tcPr>
            <w:tcW w:w="1104" w:type="dxa"/>
          </w:tcPr>
          <w:p w:rsidR="00937A94" w:rsidRDefault="00937A94" w:rsidP="00E905B8">
            <w:pPr>
              <w:spacing w:after="120" w:line="360" w:lineRule="auto"/>
              <w:jc w:val="center"/>
            </w:pPr>
            <w:r>
              <w:t>P2</w:t>
            </w:r>
          </w:p>
        </w:tc>
        <w:tc>
          <w:tcPr>
            <w:tcW w:w="1105" w:type="dxa"/>
          </w:tcPr>
          <w:p w:rsidR="00937A94" w:rsidRDefault="00937A94" w:rsidP="00E905B8">
            <w:pPr>
              <w:spacing w:after="120" w:line="360" w:lineRule="auto"/>
              <w:jc w:val="center"/>
            </w:pPr>
            <w:r>
              <w:t>2</w:t>
            </w:r>
          </w:p>
        </w:tc>
        <w:tc>
          <w:tcPr>
            <w:tcW w:w="1105" w:type="dxa"/>
          </w:tcPr>
          <w:p w:rsidR="00937A94" w:rsidRDefault="00937A94" w:rsidP="00E905B8">
            <w:pPr>
              <w:spacing w:after="120" w:line="360" w:lineRule="auto"/>
              <w:jc w:val="center"/>
            </w:pPr>
            <w:r>
              <w:t>4</w:t>
            </w:r>
          </w:p>
        </w:tc>
        <w:tc>
          <w:tcPr>
            <w:tcW w:w="1105" w:type="dxa"/>
          </w:tcPr>
          <w:p w:rsidR="00937A94" w:rsidRDefault="00937A94" w:rsidP="00E905B8">
            <w:pPr>
              <w:spacing w:after="120" w:line="360" w:lineRule="auto"/>
              <w:jc w:val="center"/>
            </w:pPr>
            <w:r>
              <w:t>10</w:t>
            </w:r>
          </w:p>
        </w:tc>
      </w:tr>
      <w:tr w:rsidR="00937A94" w:rsidTr="00F90D1E">
        <w:trPr>
          <w:jc w:val="center"/>
        </w:trPr>
        <w:tc>
          <w:tcPr>
            <w:tcW w:w="1104" w:type="dxa"/>
          </w:tcPr>
          <w:p w:rsidR="00937A94" w:rsidRDefault="00937A94" w:rsidP="00E905B8">
            <w:pPr>
              <w:spacing w:after="120" w:line="360" w:lineRule="auto"/>
              <w:jc w:val="center"/>
            </w:pPr>
            <w:r>
              <w:t>P3</w:t>
            </w:r>
          </w:p>
        </w:tc>
        <w:tc>
          <w:tcPr>
            <w:tcW w:w="1105" w:type="dxa"/>
          </w:tcPr>
          <w:p w:rsidR="00937A94" w:rsidRDefault="00937A94" w:rsidP="00E905B8">
            <w:pPr>
              <w:spacing w:after="120" w:line="360" w:lineRule="auto"/>
              <w:jc w:val="center"/>
            </w:pPr>
            <w:r>
              <w:t>5</w:t>
            </w:r>
          </w:p>
        </w:tc>
        <w:tc>
          <w:tcPr>
            <w:tcW w:w="1105" w:type="dxa"/>
          </w:tcPr>
          <w:p w:rsidR="00937A94" w:rsidRDefault="00937A94" w:rsidP="00E905B8">
            <w:pPr>
              <w:spacing w:after="120" w:line="360" w:lineRule="auto"/>
              <w:jc w:val="center"/>
            </w:pPr>
            <w:r>
              <w:t>6</w:t>
            </w:r>
          </w:p>
        </w:tc>
        <w:tc>
          <w:tcPr>
            <w:tcW w:w="1105" w:type="dxa"/>
          </w:tcPr>
          <w:p w:rsidR="00937A94" w:rsidRDefault="00937A94" w:rsidP="00E905B8">
            <w:pPr>
              <w:spacing w:after="120" w:line="360" w:lineRule="auto"/>
              <w:jc w:val="center"/>
            </w:pPr>
            <w:r>
              <w:t>7</w:t>
            </w:r>
          </w:p>
        </w:tc>
      </w:tr>
    </w:tbl>
    <w:p w:rsidR="00937A94" w:rsidRDefault="00937A94" w:rsidP="00E905B8">
      <w:pPr>
        <w:spacing w:after="120" w:line="360" w:lineRule="auto"/>
      </w:pPr>
      <w:r>
        <w:t>This optimal assignment problem can be solved with the so-called Hungarian Algorithm:</w:t>
      </w:r>
    </w:p>
    <w:p w:rsidR="00937A94" w:rsidRDefault="00937A94" w:rsidP="004D7001">
      <w:pPr>
        <w:pStyle w:val="ListParagraph"/>
        <w:numPr>
          <w:ilvl w:val="0"/>
          <w:numId w:val="7"/>
        </w:numPr>
        <w:suppressAutoHyphens/>
        <w:spacing w:after="120" w:line="360" w:lineRule="auto"/>
        <w:ind w:left="0" w:firstLine="0"/>
      </w:pPr>
      <w:r>
        <w:t>Row reduction: Find the minimum element in each row and subtract it from all the elements on that row. For our example, this results in the matrix:</w:t>
      </w:r>
    </w:p>
    <w:tbl>
      <w:tblPr>
        <w:tblStyle w:val="TableGrid"/>
        <w:tblW w:w="0" w:type="auto"/>
        <w:jc w:val="center"/>
        <w:tblLook w:val="04A0" w:firstRow="1" w:lastRow="0" w:firstColumn="1" w:lastColumn="0" w:noHBand="0" w:noVBand="1"/>
      </w:tblPr>
      <w:tblGrid>
        <w:gridCol w:w="1104"/>
        <w:gridCol w:w="1105"/>
        <w:gridCol w:w="1105"/>
        <w:gridCol w:w="1105"/>
      </w:tblGrid>
      <w:tr w:rsidR="00937A94" w:rsidTr="00F90D1E">
        <w:trPr>
          <w:jc w:val="center"/>
        </w:trPr>
        <w:tc>
          <w:tcPr>
            <w:tcW w:w="1104" w:type="dxa"/>
          </w:tcPr>
          <w:p w:rsidR="00937A94" w:rsidRDefault="00937A94" w:rsidP="00E905B8">
            <w:pPr>
              <w:spacing w:after="120" w:line="360" w:lineRule="auto"/>
              <w:jc w:val="center"/>
            </w:pPr>
          </w:p>
        </w:tc>
        <w:tc>
          <w:tcPr>
            <w:tcW w:w="1105" w:type="dxa"/>
          </w:tcPr>
          <w:p w:rsidR="00937A94" w:rsidRDefault="00937A94" w:rsidP="00E905B8">
            <w:pPr>
              <w:spacing w:after="120" w:line="360" w:lineRule="auto"/>
              <w:jc w:val="center"/>
            </w:pPr>
            <w:r>
              <w:t>J1</w:t>
            </w:r>
          </w:p>
        </w:tc>
        <w:tc>
          <w:tcPr>
            <w:tcW w:w="1105" w:type="dxa"/>
          </w:tcPr>
          <w:p w:rsidR="00937A94" w:rsidRDefault="00937A94" w:rsidP="00E905B8">
            <w:pPr>
              <w:spacing w:after="120" w:line="360" w:lineRule="auto"/>
              <w:jc w:val="center"/>
            </w:pPr>
            <w:r>
              <w:t>J2</w:t>
            </w:r>
          </w:p>
        </w:tc>
        <w:tc>
          <w:tcPr>
            <w:tcW w:w="1105" w:type="dxa"/>
          </w:tcPr>
          <w:p w:rsidR="00937A94" w:rsidRDefault="00937A94" w:rsidP="00E905B8">
            <w:pPr>
              <w:spacing w:after="120" w:line="360" w:lineRule="auto"/>
              <w:jc w:val="center"/>
            </w:pPr>
            <w:r>
              <w:t>J3</w:t>
            </w:r>
          </w:p>
        </w:tc>
      </w:tr>
      <w:tr w:rsidR="00937A94" w:rsidTr="00F90D1E">
        <w:trPr>
          <w:jc w:val="center"/>
        </w:trPr>
        <w:tc>
          <w:tcPr>
            <w:tcW w:w="1104" w:type="dxa"/>
          </w:tcPr>
          <w:p w:rsidR="00937A94" w:rsidRDefault="00937A94" w:rsidP="00E905B8">
            <w:pPr>
              <w:spacing w:after="120" w:line="360" w:lineRule="auto"/>
              <w:jc w:val="center"/>
            </w:pPr>
            <w:r>
              <w:t>P1</w:t>
            </w:r>
          </w:p>
        </w:tc>
        <w:tc>
          <w:tcPr>
            <w:tcW w:w="1105" w:type="dxa"/>
          </w:tcPr>
          <w:p w:rsidR="00937A94" w:rsidRDefault="00937A94" w:rsidP="00E905B8">
            <w:pPr>
              <w:spacing w:after="120" w:line="360" w:lineRule="auto"/>
              <w:jc w:val="center"/>
            </w:pPr>
            <w:r>
              <w:t>5</w:t>
            </w:r>
          </w:p>
        </w:tc>
        <w:tc>
          <w:tcPr>
            <w:tcW w:w="1105" w:type="dxa"/>
          </w:tcPr>
          <w:p w:rsidR="00937A94" w:rsidRDefault="00937A94" w:rsidP="00E905B8">
            <w:pPr>
              <w:spacing w:after="120" w:line="360" w:lineRule="auto"/>
              <w:jc w:val="center"/>
            </w:pPr>
            <w:r>
              <w:t>0</w:t>
            </w:r>
          </w:p>
        </w:tc>
        <w:tc>
          <w:tcPr>
            <w:tcW w:w="1105" w:type="dxa"/>
          </w:tcPr>
          <w:p w:rsidR="00937A94" w:rsidRDefault="00937A94" w:rsidP="00E905B8">
            <w:pPr>
              <w:spacing w:after="120" w:line="360" w:lineRule="auto"/>
              <w:jc w:val="center"/>
            </w:pPr>
            <w:r>
              <w:t>0</w:t>
            </w:r>
          </w:p>
        </w:tc>
      </w:tr>
      <w:tr w:rsidR="00937A94" w:rsidTr="00F90D1E">
        <w:trPr>
          <w:jc w:val="center"/>
        </w:trPr>
        <w:tc>
          <w:tcPr>
            <w:tcW w:w="1104" w:type="dxa"/>
          </w:tcPr>
          <w:p w:rsidR="00937A94" w:rsidRDefault="00937A94" w:rsidP="00E905B8">
            <w:pPr>
              <w:spacing w:after="120" w:line="360" w:lineRule="auto"/>
              <w:jc w:val="center"/>
            </w:pPr>
            <w:r>
              <w:t>P2</w:t>
            </w:r>
          </w:p>
        </w:tc>
        <w:tc>
          <w:tcPr>
            <w:tcW w:w="1105" w:type="dxa"/>
          </w:tcPr>
          <w:p w:rsidR="00937A94" w:rsidRDefault="00937A94" w:rsidP="00E905B8">
            <w:pPr>
              <w:spacing w:after="120" w:line="360" w:lineRule="auto"/>
              <w:jc w:val="center"/>
            </w:pPr>
            <w:r>
              <w:t>0</w:t>
            </w:r>
          </w:p>
        </w:tc>
        <w:tc>
          <w:tcPr>
            <w:tcW w:w="1105" w:type="dxa"/>
          </w:tcPr>
          <w:p w:rsidR="00937A94" w:rsidRDefault="00937A94" w:rsidP="00E905B8">
            <w:pPr>
              <w:spacing w:after="120" w:line="360" w:lineRule="auto"/>
              <w:jc w:val="center"/>
            </w:pPr>
            <w:r>
              <w:t>2</w:t>
            </w:r>
          </w:p>
        </w:tc>
        <w:tc>
          <w:tcPr>
            <w:tcW w:w="1105" w:type="dxa"/>
          </w:tcPr>
          <w:p w:rsidR="00937A94" w:rsidRDefault="00937A94" w:rsidP="00E905B8">
            <w:pPr>
              <w:spacing w:after="120" w:line="360" w:lineRule="auto"/>
              <w:jc w:val="center"/>
            </w:pPr>
            <w:r>
              <w:t>8</w:t>
            </w:r>
          </w:p>
        </w:tc>
      </w:tr>
      <w:tr w:rsidR="00937A94" w:rsidTr="00F90D1E">
        <w:trPr>
          <w:jc w:val="center"/>
        </w:trPr>
        <w:tc>
          <w:tcPr>
            <w:tcW w:w="1104" w:type="dxa"/>
          </w:tcPr>
          <w:p w:rsidR="00937A94" w:rsidRDefault="00937A94" w:rsidP="00E905B8">
            <w:pPr>
              <w:spacing w:after="120" w:line="360" w:lineRule="auto"/>
              <w:jc w:val="center"/>
            </w:pPr>
            <w:r>
              <w:t>P3</w:t>
            </w:r>
          </w:p>
        </w:tc>
        <w:tc>
          <w:tcPr>
            <w:tcW w:w="1105" w:type="dxa"/>
          </w:tcPr>
          <w:p w:rsidR="00937A94" w:rsidRDefault="00937A94" w:rsidP="00E905B8">
            <w:pPr>
              <w:spacing w:after="120" w:line="360" w:lineRule="auto"/>
              <w:jc w:val="center"/>
            </w:pPr>
            <w:r>
              <w:t>0</w:t>
            </w:r>
          </w:p>
        </w:tc>
        <w:tc>
          <w:tcPr>
            <w:tcW w:w="1105" w:type="dxa"/>
          </w:tcPr>
          <w:p w:rsidR="00937A94" w:rsidRDefault="00937A94" w:rsidP="00E905B8">
            <w:pPr>
              <w:spacing w:after="120" w:line="360" w:lineRule="auto"/>
              <w:jc w:val="center"/>
            </w:pPr>
            <w:r>
              <w:t>1</w:t>
            </w:r>
          </w:p>
        </w:tc>
        <w:tc>
          <w:tcPr>
            <w:tcW w:w="1105" w:type="dxa"/>
          </w:tcPr>
          <w:p w:rsidR="00937A94" w:rsidRDefault="00937A94" w:rsidP="00E905B8">
            <w:pPr>
              <w:spacing w:after="120" w:line="360" w:lineRule="auto"/>
              <w:jc w:val="center"/>
            </w:pPr>
            <w:r>
              <w:t>2</w:t>
            </w:r>
          </w:p>
        </w:tc>
      </w:tr>
    </w:tbl>
    <w:p w:rsidR="00937A94" w:rsidRDefault="00937A94" w:rsidP="00E905B8">
      <w:pPr>
        <w:spacing w:after="120" w:line="360" w:lineRule="auto"/>
      </w:pPr>
    </w:p>
    <w:p w:rsidR="00937A94" w:rsidRDefault="00937A94" w:rsidP="004D7001">
      <w:pPr>
        <w:pStyle w:val="ListParagraph"/>
        <w:numPr>
          <w:ilvl w:val="0"/>
          <w:numId w:val="7"/>
        </w:numPr>
        <w:suppressAutoHyphens/>
        <w:spacing w:after="120" w:line="360" w:lineRule="auto"/>
        <w:ind w:left="0" w:firstLine="0"/>
      </w:pPr>
      <w:r>
        <w:t>Column reduction: Find the minimum element in each column and subtract it from all the elements on that column. In our example, each column already has a zero, so there are no changes.</w:t>
      </w:r>
    </w:p>
    <w:p w:rsidR="00937A94" w:rsidRDefault="00937A94" w:rsidP="004D7001">
      <w:pPr>
        <w:pStyle w:val="ListParagraph"/>
        <w:numPr>
          <w:ilvl w:val="0"/>
          <w:numId w:val="7"/>
        </w:numPr>
        <w:suppressAutoHyphens/>
        <w:spacing w:after="120" w:line="360" w:lineRule="auto"/>
        <w:ind w:left="0" w:firstLine="0"/>
      </w:pPr>
      <w:r>
        <w:t xml:space="preserve">Cover the </w:t>
      </w:r>
      <w:r>
        <w:rPr>
          <w:u w:val="single"/>
        </w:rPr>
        <w:t>minimum</w:t>
      </w:r>
      <w:r>
        <w:t xml:space="preserve"> number of row and columns such that all zeroes are covered. In our example, this is column 1 and row 1:</w:t>
      </w:r>
    </w:p>
    <w:tbl>
      <w:tblPr>
        <w:tblStyle w:val="TableGrid"/>
        <w:tblW w:w="0" w:type="auto"/>
        <w:jc w:val="center"/>
        <w:tblLook w:val="04A0" w:firstRow="1" w:lastRow="0" w:firstColumn="1" w:lastColumn="0" w:noHBand="0" w:noVBand="1"/>
      </w:tblPr>
      <w:tblGrid>
        <w:gridCol w:w="1104"/>
        <w:gridCol w:w="1105"/>
        <w:gridCol w:w="1105"/>
        <w:gridCol w:w="1105"/>
      </w:tblGrid>
      <w:tr w:rsidR="00937A94" w:rsidTr="00F90D1E">
        <w:trPr>
          <w:jc w:val="center"/>
        </w:trPr>
        <w:tc>
          <w:tcPr>
            <w:tcW w:w="1104" w:type="dxa"/>
          </w:tcPr>
          <w:p w:rsidR="00937A94" w:rsidRDefault="00937A94" w:rsidP="00E905B8">
            <w:pPr>
              <w:spacing w:after="120" w:line="360" w:lineRule="auto"/>
              <w:jc w:val="center"/>
            </w:pPr>
          </w:p>
        </w:tc>
        <w:tc>
          <w:tcPr>
            <w:tcW w:w="1105" w:type="dxa"/>
            <w:shd w:val="clear" w:color="auto" w:fill="76923C" w:themeFill="accent3" w:themeFillShade="BF"/>
          </w:tcPr>
          <w:p w:rsidR="00937A94" w:rsidRDefault="00937A94" w:rsidP="00E905B8">
            <w:pPr>
              <w:spacing w:after="120" w:line="360" w:lineRule="auto"/>
              <w:jc w:val="center"/>
            </w:pPr>
            <w:r>
              <w:t>J1</w:t>
            </w:r>
          </w:p>
        </w:tc>
        <w:tc>
          <w:tcPr>
            <w:tcW w:w="1105" w:type="dxa"/>
          </w:tcPr>
          <w:p w:rsidR="00937A94" w:rsidRDefault="00937A94" w:rsidP="00E905B8">
            <w:pPr>
              <w:spacing w:after="120" w:line="360" w:lineRule="auto"/>
              <w:jc w:val="center"/>
            </w:pPr>
            <w:r>
              <w:t>J2</w:t>
            </w:r>
          </w:p>
        </w:tc>
        <w:tc>
          <w:tcPr>
            <w:tcW w:w="1105" w:type="dxa"/>
          </w:tcPr>
          <w:p w:rsidR="00937A94" w:rsidRDefault="00937A94" w:rsidP="00E905B8">
            <w:pPr>
              <w:spacing w:after="120" w:line="360" w:lineRule="auto"/>
              <w:jc w:val="center"/>
            </w:pPr>
            <w:r>
              <w:t>J3</w:t>
            </w:r>
          </w:p>
        </w:tc>
      </w:tr>
      <w:tr w:rsidR="00937A94" w:rsidTr="00F90D1E">
        <w:trPr>
          <w:jc w:val="center"/>
        </w:trPr>
        <w:tc>
          <w:tcPr>
            <w:tcW w:w="1104" w:type="dxa"/>
            <w:shd w:val="clear" w:color="auto" w:fill="76923C" w:themeFill="accent3" w:themeFillShade="BF"/>
          </w:tcPr>
          <w:p w:rsidR="00937A94" w:rsidRDefault="00937A94" w:rsidP="00E905B8">
            <w:pPr>
              <w:spacing w:after="120" w:line="360" w:lineRule="auto"/>
              <w:jc w:val="center"/>
            </w:pPr>
            <w:r>
              <w:t>P1</w:t>
            </w:r>
          </w:p>
        </w:tc>
        <w:tc>
          <w:tcPr>
            <w:tcW w:w="1105" w:type="dxa"/>
            <w:shd w:val="clear" w:color="auto" w:fill="76923C" w:themeFill="accent3" w:themeFillShade="BF"/>
          </w:tcPr>
          <w:p w:rsidR="00937A94" w:rsidRDefault="00937A94" w:rsidP="00E905B8">
            <w:pPr>
              <w:spacing w:after="120" w:line="360" w:lineRule="auto"/>
              <w:jc w:val="center"/>
            </w:pPr>
            <w:r>
              <w:t>5</w:t>
            </w:r>
          </w:p>
        </w:tc>
        <w:tc>
          <w:tcPr>
            <w:tcW w:w="1105" w:type="dxa"/>
            <w:shd w:val="clear" w:color="auto" w:fill="76923C" w:themeFill="accent3" w:themeFillShade="BF"/>
          </w:tcPr>
          <w:p w:rsidR="00937A94" w:rsidRDefault="00937A94" w:rsidP="00E905B8">
            <w:pPr>
              <w:spacing w:after="120" w:line="360" w:lineRule="auto"/>
              <w:jc w:val="center"/>
            </w:pPr>
            <w:r>
              <w:t>0</w:t>
            </w:r>
          </w:p>
        </w:tc>
        <w:tc>
          <w:tcPr>
            <w:tcW w:w="1105" w:type="dxa"/>
            <w:shd w:val="clear" w:color="auto" w:fill="76923C" w:themeFill="accent3" w:themeFillShade="BF"/>
          </w:tcPr>
          <w:p w:rsidR="00937A94" w:rsidRDefault="00937A94" w:rsidP="00E905B8">
            <w:pPr>
              <w:spacing w:after="120" w:line="360" w:lineRule="auto"/>
              <w:jc w:val="center"/>
            </w:pPr>
            <w:r>
              <w:t>0</w:t>
            </w:r>
          </w:p>
        </w:tc>
      </w:tr>
      <w:tr w:rsidR="00937A94" w:rsidTr="00F90D1E">
        <w:trPr>
          <w:jc w:val="center"/>
        </w:trPr>
        <w:tc>
          <w:tcPr>
            <w:tcW w:w="1104" w:type="dxa"/>
          </w:tcPr>
          <w:p w:rsidR="00937A94" w:rsidRDefault="00937A94" w:rsidP="00E905B8">
            <w:pPr>
              <w:spacing w:after="120" w:line="360" w:lineRule="auto"/>
              <w:jc w:val="center"/>
            </w:pPr>
            <w:r>
              <w:t>P2</w:t>
            </w:r>
          </w:p>
        </w:tc>
        <w:tc>
          <w:tcPr>
            <w:tcW w:w="1105" w:type="dxa"/>
            <w:shd w:val="clear" w:color="auto" w:fill="76923C" w:themeFill="accent3" w:themeFillShade="BF"/>
          </w:tcPr>
          <w:p w:rsidR="00937A94" w:rsidRDefault="00937A94" w:rsidP="00E905B8">
            <w:pPr>
              <w:spacing w:after="120" w:line="360" w:lineRule="auto"/>
              <w:jc w:val="center"/>
            </w:pPr>
            <w:r>
              <w:t>0</w:t>
            </w:r>
          </w:p>
        </w:tc>
        <w:tc>
          <w:tcPr>
            <w:tcW w:w="1105" w:type="dxa"/>
          </w:tcPr>
          <w:p w:rsidR="00937A94" w:rsidRDefault="00937A94" w:rsidP="00E905B8">
            <w:pPr>
              <w:spacing w:after="120" w:line="360" w:lineRule="auto"/>
              <w:jc w:val="center"/>
            </w:pPr>
            <w:r>
              <w:t>2</w:t>
            </w:r>
          </w:p>
        </w:tc>
        <w:tc>
          <w:tcPr>
            <w:tcW w:w="1105" w:type="dxa"/>
          </w:tcPr>
          <w:p w:rsidR="00937A94" w:rsidRDefault="00937A94" w:rsidP="00E905B8">
            <w:pPr>
              <w:spacing w:after="120" w:line="360" w:lineRule="auto"/>
              <w:jc w:val="center"/>
            </w:pPr>
            <w:r>
              <w:t>8</w:t>
            </w:r>
          </w:p>
        </w:tc>
      </w:tr>
      <w:tr w:rsidR="00937A94" w:rsidTr="00F90D1E">
        <w:trPr>
          <w:jc w:val="center"/>
        </w:trPr>
        <w:tc>
          <w:tcPr>
            <w:tcW w:w="1104" w:type="dxa"/>
          </w:tcPr>
          <w:p w:rsidR="00937A94" w:rsidRDefault="00937A94" w:rsidP="00E905B8">
            <w:pPr>
              <w:spacing w:after="120" w:line="360" w:lineRule="auto"/>
              <w:jc w:val="center"/>
            </w:pPr>
            <w:r>
              <w:t>P3</w:t>
            </w:r>
          </w:p>
        </w:tc>
        <w:tc>
          <w:tcPr>
            <w:tcW w:w="1105" w:type="dxa"/>
            <w:shd w:val="clear" w:color="auto" w:fill="76923C" w:themeFill="accent3" w:themeFillShade="BF"/>
          </w:tcPr>
          <w:p w:rsidR="00937A94" w:rsidRDefault="00937A94" w:rsidP="00E905B8">
            <w:pPr>
              <w:spacing w:after="120" w:line="360" w:lineRule="auto"/>
              <w:jc w:val="center"/>
            </w:pPr>
            <w:r>
              <w:t>0</w:t>
            </w:r>
          </w:p>
        </w:tc>
        <w:tc>
          <w:tcPr>
            <w:tcW w:w="1105" w:type="dxa"/>
          </w:tcPr>
          <w:p w:rsidR="00937A94" w:rsidRDefault="00937A94" w:rsidP="00E905B8">
            <w:pPr>
              <w:spacing w:after="120" w:line="360" w:lineRule="auto"/>
              <w:jc w:val="center"/>
            </w:pPr>
            <w:r>
              <w:t>1</w:t>
            </w:r>
          </w:p>
        </w:tc>
        <w:tc>
          <w:tcPr>
            <w:tcW w:w="1105" w:type="dxa"/>
          </w:tcPr>
          <w:p w:rsidR="00937A94" w:rsidRDefault="00937A94" w:rsidP="00E905B8">
            <w:pPr>
              <w:spacing w:after="120" w:line="360" w:lineRule="auto"/>
              <w:jc w:val="center"/>
            </w:pPr>
            <w:r>
              <w:t>2</w:t>
            </w:r>
          </w:p>
        </w:tc>
      </w:tr>
    </w:tbl>
    <w:p w:rsidR="00937A94" w:rsidRDefault="00937A94" w:rsidP="00E905B8">
      <w:pPr>
        <w:spacing w:after="120" w:line="360" w:lineRule="auto"/>
      </w:pPr>
      <w:r>
        <w:tab/>
      </w:r>
      <w:r>
        <w:tab/>
        <w:t>If the number equals n, and assignment exists, if not go to step 4. In our example 2 &lt; 3, so we go to step 4.</w:t>
      </w:r>
    </w:p>
    <w:p w:rsidR="00937A94" w:rsidRDefault="00937A94" w:rsidP="004D7001">
      <w:pPr>
        <w:pStyle w:val="ListParagraph"/>
        <w:numPr>
          <w:ilvl w:val="0"/>
          <w:numId w:val="7"/>
        </w:numPr>
        <w:suppressAutoHyphens/>
        <w:spacing w:after="120" w:line="360" w:lineRule="auto"/>
        <w:ind w:left="0" w:firstLine="0"/>
      </w:pPr>
      <w:r>
        <w:lastRenderedPageBreak/>
        <w:t>Let x be the smallest uncovered number. Subtract x from all uncovered numbers and add it to all numbers covered twice. (Do nothing to the numbers covered once.) Then go back to step 3. In our example, x = 1, and the matrix becomes:</w:t>
      </w:r>
    </w:p>
    <w:tbl>
      <w:tblPr>
        <w:tblStyle w:val="TableGrid"/>
        <w:tblW w:w="0" w:type="auto"/>
        <w:jc w:val="center"/>
        <w:tblLook w:val="04A0" w:firstRow="1" w:lastRow="0" w:firstColumn="1" w:lastColumn="0" w:noHBand="0" w:noVBand="1"/>
      </w:tblPr>
      <w:tblGrid>
        <w:gridCol w:w="1104"/>
        <w:gridCol w:w="1105"/>
        <w:gridCol w:w="1105"/>
        <w:gridCol w:w="1105"/>
      </w:tblGrid>
      <w:tr w:rsidR="00937A94" w:rsidTr="00F90D1E">
        <w:trPr>
          <w:jc w:val="center"/>
        </w:trPr>
        <w:tc>
          <w:tcPr>
            <w:tcW w:w="1104" w:type="dxa"/>
          </w:tcPr>
          <w:p w:rsidR="00937A94" w:rsidRDefault="00937A94" w:rsidP="00E905B8">
            <w:pPr>
              <w:spacing w:after="120" w:line="360" w:lineRule="auto"/>
              <w:jc w:val="center"/>
            </w:pPr>
          </w:p>
        </w:tc>
        <w:tc>
          <w:tcPr>
            <w:tcW w:w="1105" w:type="dxa"/>
            <w:shd w:val="clear" w:color="auto" w:fill="76923C" w:themeFill="accent3" w:themeFillShade="BF"/>
          </w:tcPr>
          <w:p w:rsidR="00937A94" w:rsidRDefault="00937A94" w:rsidP="00E905B8">
            <w:pPr>
              <w:spacing w:after="120" w:line="360" w:lineRule="auto"/>
              <w:jc w:val="center"/>
            </w:pPr>
            <w:r>
              <w:t>J1</w:t>
            </w:r>
          </w:p>
        </w:tc>
        <w:tc>
          <w:tcPr>
            <w:tcW w:w="1105" w:type="dxa"/>
          </w:tcPr>
          <w:p w:rsidR="00937A94" w:rsidRDefault="00937A94" w:rsidP="00E905B8">
            <w:pPr>
              <w:spacing w:after="120" w:line="360" w:lineRule="auto"/>
              <w:jc w:val="center"/>
            </w:pPr>
            <w:r>
              <w:t>J2</w:t>
            </w:r>
          </w:p>
        </w:tc>
        <w:tc>
          <w:tcPr>
            <w:tcW w:w="1105" w:type="dxa"/>
          </w:tcPr>
          <w:p w:rsidR="00937A94" w:rsidRDefault="00937A94" w:rsidP="00E905B8">
            <w:pPr>
              <w:spacing w:after="120" w:line="360" w:lineRule="auto"/>
              <w:jc w:val="center"/>
            </w:pPr>
            <w:r>
              <w:t>J3</w:t>
            </w:r>
          </w:p>
        </w:tc>
      </w:tr>
      <w:tr w:rsidR="00937A94" w:rsidTr="00F90D1E">
        <w:trPr>
          <w:jc w:val="center"/>
        </w:trPr>
        <w:tc>
          <w:tcPr>
            <w:tcW w:w="1104" w:type="dxa"/>
            <w:shd w:val="clear" w:color="auto" w:fill="76923C" w:themeFill="accent3" w:themeFillShade="BF"/>
          </w:tcPr>
          <w:p w:rsidR="00937A94" w:rsidRDefault="00937A94" w:rsidP="00E905B8">
            <w:pPr>
              <w:spacing w:after="120" w:line="360" w:lineRule="auto"/>
              <w:jc w:val="center"/>
            </w:pPr>
            <w:r>
              <w:t>P1</w:t>
            </w:r>
          </w:p>
        </w:tc>
        <w:tc>
          <w:tcPr>
            <w:tcW w:w="1105" w:type="dxa"/>
            <w:shd w:val="clear" w:color="auto" w:fill="76923C" w:themeFill="accent3" w:themeFillShade="BF"/>
          </w:tcPr>
          <w:p w:rsidR="00937A94" w:rsidRDefault="00937A94" w:rsidP="00E905B8">
            <w:pPr>
              <w:spacing w:after="120" w:line="360" w:lineRule="auto"/>
              <w:jc w:val="center"/>
            </w:pPr>
            <w:r>
              <w:t>6</w:t>
            </w:r>
          </w:p>
        </w:tc>
        <w:tc>
          <w:tcPr>
            <w:tcW w:w="1105" w:type="dxa"/>
            <w:shd w:val="clear" w:color="auto" w:fill="76923C" w:themeFill="accent3" w:themeFillShade="BF"/>
          </w:tcPr>
          <w:p w:rsidR="00937A94" w:rsidRDefault="00937A94" w:rsidP="00E905B8">
            <w:pPr>
              <w:spacing w:after="120" w:line="360" w:lineRule="auto"/>
              <w:jc w:val="center"/>
            </w:pPr>
            <w:r>
              <w:t>0</w:t>
            </w:r>
          </w:p>
        </w:tc>
        <w:tc>
          <w:tcPr>
            <w:tcW w:w="1105" w:type="dxa"/>
            <w:shd w:val="clear" w:color="auto" w:fill="76923C" w:themeFill="accent3" w:themeFillShade="BF"/>
          </w:tcPr>
          <w:p w:rsidR="00937A94" w:rsidRDefault="00937A94" w:rsidP="00E905B8">
            <w:pPr>
              <w:spacing w:after="120" w:line="360" w:lineRule="auto"/>
              <w:jc w:val="center"/>
            </w:pPr>
            <w:r>
              <w:t>0</w:t>
            </w:r>
          </w:p>
        </w:tc>
      </w:tr>
      <w:tr w:rsidR="00937A94" w:rsidTr="00F90D1E">
        <w:trPr>
          <w:jc w:val="center"/>
        </w:trPr>
        <w:tc>
          <w:tcPr>
            <w:tcW w:w="1104" w:type="dxa"/>
          </w:tcPr>
          <w:p w:rsidR="00937A94" w:rsidRDefault="00937A94" w:rsidP="00E905B8">
            <w:pPr>
              <w:spacing w:after="120" w:line="360" w:lineRule="auto"/>
              <w:jc w:val="center"/>
            </w:pPr>
            <w:r>
              <w:t>P2</w:t>
            </w:r>
          </w:p>
        </w:tc>
        <w:tc>
          <w:tcPr>
            <w:tcW w:w="1105" w:type="dxa"/>
            <w:shd w:val="clear" w:color="auto" w:fill="76923C" w:themeFill="accent3" w:themeFillShade="BF"/>
          </w:tcPr>
          <w:p w:rsidR="00937A94" w:rsidRDefault="00937A94" w:rsidP="00E905B8">
            <w:pPr>
              <w:spacing w:after="120" w:line="360" w:lineRule="auto"/>
              <w:jc w:val="center"/>
            </w:pPr>
            <w:r>
              <w:t>0</w:t>
            </w:r>
          </w:p>
        </w:tc>
        <w:tc>
          <w:tcPr>
            <w:tcW w:w="1105" w:type="dxa"/>
          </w:tcPr>
          <w:p w:rsidR="00937A94" w:rsidRDefault="00937A94" w:rsidP="00E905B8">
            <w:pPr>
              <w:spacing w:after="120" w:line="360" w:lineRule="auto"/>
              <w:jc w:val="center"/>
            </w:pPr>
            <w:r>
              <w:t>1</w:t>
            </w:r>
          </w:p>
        </w:tc>
        <w:tc>
          <w:tcPr>
            <w:tcW w:w="1105" w:type="dxa"/>
          </w:tcPr>
          <w:p w:rsidR="00937A94" w:rsidRDefault="00937A94" w:rsidP="00E905B8">
            <w:pPr>
              <w:spacing w:after="120" w:line="360" w:lineRule="auto"/>
              <w:jc w:val="center"/>
            </w:pPr>
            <w:r>
              <w:t>7</w:t>
            </w:r>
          </w:p>
        </w:tc>
      </w:tr>
      <w:tr w:rsidR="00937A94" w:rsidTr="00F90D1E">
        <w:trPr>
          <w:jc w:val="center"/>
        </w:trPr>
        <w:tc>
          <w:tcPr>
            <w:tcW w:w="1104" w:type="dxa"/>
          </w:tcPr>
          <w:p w:rsidR="00937A94" w:rsidRDefault="00937A94" w:rsidP="00E905B8">
            <w:pPr>
              <w:spacing w:after="120" w:line="360" w:lineRule="auto"/>
              <w:jc w:val="center"/>
            </w:pPr>
            <w:r>
              <w:t>P3</w:t>
            </w:r>
          </w:p>
        </w:tc>
        <w:tc>
          <w:tcPr>
            <w:tcW w:w="1105" w:type="dxa"/>
            <w:shd w:val="clear" w:color="auto" w:fill="76923C" w:themeFill="accent3" w:themeFillShade="BF"/>
          </w:tcPr>
          <w:p w:rsidR="00937A94" w:rsidRDefault="00937A94" w:rsidP="00E905B8">
            <w:pPr>
              <w:spacing w:after="120" w:line="360" w:lineRule="auto"/>
              <w:jc w:val="center"/>
            </w:pPr>
            <w:r>
              <w:t>0</w:t>
            </w:r>
          </w:p>
        </w:tc>
        <w:tc>
          <w:tcPr>
            <w:tcW w:w="1105" w:type="dxa"/>
          </w:tcPr>
          <w:p w:rsidR="00937A94" w:rsidRDefault="00937A94" w:rsidP="00E905B8">
            <w:pPr>
              <w:spacing w:after="120" w:line="360" w:lineRule="auto"/>
              <w:jc w:val="center"/>
            </w:pPr>
            <w:r>
              <w:t>0</w:t>
            </w:r>
          </w:p>
        </w:tc>
        <w:tc>
          <w:tcPr>
            <w:tcW w:w="1105" w:type="dxa"/>
          </w:tcPr>
          <w:p w:rsidR="00937A94" w:rsidRDefault="00937A94" w:rsidP="00E905B8">
            <w:pPr>
              <w:spacing w:after="120" w:line="360" w:lineRule="auto"/>
              <w:jc w:val="center"/>
            </w:pPr>
            <w:r>
              <w:t>1</w:t>
            </w:r>
          </w:p>
        </w:tc>
      </w:tr>
    </w:tbl>
    <w:p w:rsidR="00937A94" w:rsidRDefault="00937A94" w:rsidP="00E905B8">
      <w:pPr>
        <w:spacing w:after="120" w:line="360" w:lineRule="auto"/>
      </w:pPr>
    </w:p>
    <w:p w:rsidR="00937A94" w:rsidRDefault="00937A94" w:rsidP="00E905B8">
      <w:pPr>
        <w:spacing w:after="120" w:line="360" w:lineRule="auto"/>
      </w:pPr>
      <w:r>
        <w:t>The complexity of the Hungarian Algorithm: n</w:t>
      </w:r>
      <w:r w:rsidRPr="00CD02AF">
        <w:rPr>
          <w:vertAlign w:val="superscript"/>
        </w:rPr>
        <w:t>2</w:t>
      </w:r>
      <w:r>
        <w:t xml:space="preserve"> for step 1, n</w:t>
      </w:r>
      <w:r w:rsidRPr="00CD02AF">
        <w:rPr>
          <w:vertAlign w:val="superscript"/>
        </w:rPr>
        <w:t>2</w:t>
      </w:r>
      <w:r>
        <w:t xml:space="preserve"> for step 2, and the loop at steps 3-4 can execute for a maximum of n-1 times, each time having to find and subtract the minimum of at most (n-1)</w:t>
      </w:r>
      <w:r w:rsidRPr="00CD02AF">
        <w:rPr>
          <w:vertAlign w:val="superscript"/>
        </w:rPr>
        <w:t>2</w:t>
      </w:r>
      <w:r>
        <w:t xml:space="preserve"> elements. The loop dominates, yielding </w:t>
      </w:r>
      <w:r>
        <w:rPr>
          <w:rFonts w:ascii="Symbol" w:hAnsi="Symbol"/>
        </w:rPr>
        <w:t></w:t>
      </w:r>
      <w:r>
        <w:t>(n</w:t>
      </w:r>
      <w:r w:rsidRPr="00CD02AF">
        <w:rPr>
          <w:vertAlign w:val="superscript"/>
        </w:rPr>
        <w:t>3</w:t>
      </w:r>
      <w:r>
        <w:t xml:space="preserve">). </w:t>
      </w:r>
    </w:p>
    <w:p w:rsidR="00937A94" w:rsidRDefault="00937A94" w:rsidP="00E905B8">
      <w:pPr>
        <w:spacing w:after="120" w:line="360" w:lineRule="auto"/>
      </w:pPr>
    </w:p>
    <w:p w:rsidR="00937A94" w:rsidRDefault="00937A94" w:rsidP="00E905B8">
      <w:pPr>
        <w:spacing w:after="120" w:line="360" w:lineRule="auto"/>
      </w:pPr>
    </w:p>
    <w:p w:rsidR="00937A94" w:rsidRPr="00667B2B" w:rsidRDefault="00937A94" w:rsidP="00E905B8">
      <w:pPr>
        <w:spacing w:after="120" w:line="360" w:lineRule="auto"/>
      </w:pPr>
      <w:r>
        <w:t xml:space="preserve">Note: For clarity, the details about how to find the covering lines in step 3 were omitted. The procedure is somewhat technical, involving a sequence of “stars” and “primes”, as described below. Since only </w:t>
      </w:r>
      <w:r>
        <w:rPr>
          <w:rFonts w:ascii="Symbol" w:hAnsi="Symbol"/>
        </w:rPr>
        <w:t></w:t>
      </w:r>
      <w:r>
        <w:t>(n</w:t>
      </w:r>
      <w:r>
        <w:rPr>
          <w:vertAlign w:val="superscript"/>
        </w:rPr>
        <w:t>2</w:t>
      </w:r>
      <w:r>
        <w:t xml:space="preserve">) operations are required, the result of </w:t>
      </w:r>
      <w:r>
        <w:rPr>
          <w:rFonts w:ascii="Symbol" w:hAnsi="Symbol"/>
        </w:rPr>
        <w:t></w:t>
      </w:r>
      <w:r>
        <w:t>(n</w:t>
      </w:r>
      <w:r w:rsidRPr="00CD02AF">
        <w:rPr>
          <w:vertAlign w:val="superscript"/>
        </w:rPr>
        <w:t>3</w:t>
      </w:r>
      <w:r>
        <w:t>) still stands .</w:t>
      </w:r>
    </w:p>
    <w:p w:rsidR="00937A94" w:rsidRPr="004D7001" w:rsidRDefault="00937A94" w:rsidP="00E905B8">
      <w:pPr>
        <w:spacing w:after="120"/>
      </w:pPr>
      <w:r w:rsidRPr="004D7001">
        <w:t>A. Find a non</w:t>
      </w:r>
      <w:r w:rsidR="004D7001">
        <w:t>-</w:t>
      </w:r>
      <w:r w:rsidRPr="004D7001">
        <w:t>covered zero and prime it. If there is no starred zero in the row containing this primed zero, go to step 6. Otherwise, cover this row and uncover the column containing the starred zero. Continue in this manner until there are no uncovered zeros left. Save the smallest uncovered value and go to step 4.</w:t>
      </w:r>
    </w:p>
    <w:p w:rsidR="009F2E60" w:rsidRDefault="00937A94" w:rsidP="00E905B8">
      <w:pPr>
        <w:spacing w:after="120"/>
      </w:pPr>
      <w:r w:rsidRPr="004D7001">
        <w:t>B. Construct a series of alternating primed and starred zeros as follows. Let Z</w:t>
      </w:r>
      <w:r w:rsidRPr="004D7001">
        <w:rPr>
          <w:vertAlign w:val="subscript"/>
        </w:rPr>
        <w:t>0</w:t>
      </w:r>
      <w:r w:rsidRPr="004D7001">
        <w:t xml:space="preserve"> represent the uncovered primed zero found at A. Let Z</w:t>
      </w:r>
      <w:r w:rsidRPr="004D7001">
        <w:rPr>
          <w:vertAlign w:val="subscript"/>
        </w:rPr>
        <w:t>1</w:t>
      </w:r>
      <w:r w:rsidRPr="004D7001">
        <w:t xml:space="preserve"> denote the starred zero in the column of Z</w:t>
      </w:r>
      <w:r w:rsidRPr="004D7001">
        <w:rPr>
          <w:vertAlign w:val="subscript"/>
        </w:rPr>
        <w:t>0</w:t>
      </w:r>
      <w:r w:rsidRPr="004D7001">
        <w:t xml:space="preserve"> (if any). Let Z</w:t>
      </w:r>
      <w:r w:rsidRPr="004D7001">
        <w:rPr>
          <w:vertAlign w:val="subscript"/>
        </w:rPr>
        <w:t>2</w:t>
      </w:r>
      <w:r w:rsidRPr="004D7001">
        <w:t xml:space="preserve"> denote the primed zero in the row of Z</w:t>
      </w:r>
      <w:r w:rsidRPr="004D7001">
        <w:rPr>
          <w:vertAlign w:val="subscript"/>
        </w:rPr>
        <w:t>1</w:t>
      </w:r>
      <w:r w:rsidRPr="004D7001">
        <w:t xml:space="preserve"> (there will always be one). Continue until the series terminates at a primed zero that has no starred zero in its column. Unstar each starred zero of the series, star each primed zero of the series, erase all primes, and uncover every line in the matrix.</w:t>
      </w:r>
    </w:p>
    <w:p w:rsidR="009F2E60" w:rsidRDefault="009F2E60" w:rsidP="00E905B8">
      <w:pPr>
        <w:spacing w:after="120"/>
      </w:pPr>
    </w:p>
    <w:p w:rsidR="009F2E60" w:rsidRDefault="009F2E60" w:rsidP="00E905B8">
      <w:pPr>
        <w:spacing w:after="120"/>
      </w:pPr>
    </w:p>
    <w:p w:rsidR="00A421A8" w:rsidRDefault="00A421A8">
      <w:pPr>
        <w:rPr>
          <w:b/>
        </w:rPr>
      </w:pPr>
      <w:r>
        <w:rPr>
          <w:b/>
        </w:rPr>
        <w:br w:type="page"/>
      </w:r>
    </w:p>
    <w:p w:rsidR="00937A94" w:rsidRDefault="00B5239D" w:rsidP="00E905B8">
      <w:pPr>
        <w:spacing w:after="120"/>
      </w:pPr>
      <w:r w:rsidRPr="00B5239D">
        <w:rPr>
          <w:b/>
        </w:rPr>
        <w:lastRenderedPageBreak/>
        <w:t>39)</w:t>
      </w:r>
      <w:r w:rsidR="00937A94">
        <w:t xml:space="preserve"> Use a greedy approach to write an algorithm that minimizes the number of </w:t>
      </w:r>
    </w:p>
    <w:p w:rsidR="00937A94" w:rsidRDefault="00937A94" w:rsidP="00E905B8">
      <w:pPr>
        <w:spacing w:after="120"/>
      </w:pPr>
      <w:r>
        <w:t xml:space="preserve">record moves in the problem of merging n files. Use a two-way merge pattern. </w:t>
      </w:r>
    </w:p>
    <w:p w:rsidR="00937A94" w:rsidRDefault="00937A94" w:rsidP="00E905B8">
      <w:pPr>
        <w:spacing w:after="120"/>
      </w:pPr>
      <w:r>
        <w:t xml:space="preserve">(Two files are merged during each merge step.) Analyze your algorithm, and </w:t>
      </w:r>
    </w:p>
    <w:p w:rsidR="00937A94" w:rsidRDefault="00937A94" w:rsidP="00E905B8">
      <w:pPr>
        <w:spacing w:after="120"/>
      </w:pPr>
      <w:r>
        <w:t xml:space="preserve">show the results using order notation. </w:t>
      </w:r>
    </w:p>
    <w:p w:rsidR="00937A94" w:rsidRDefault="00937A94" w:rsidP="00E905B8">
      <w:pPr>
        <w:spacing w:after="120"/>
      </w:pPr>
    </w:p>
    <w:p w:rsidR="00937A94" w:rsidRDefault="00937A94" w:rsidP="00E905B8">
      <w:pPr>
        <w:spacing w:after="120"/>
      </w:pPr>
      <w:r>
        <w:t>Let the files be F1, F2, …, Fn, each containing r1, r2, …, rn records, respectively.</w:t>
      </w:r>
    </w:p>
    <w:p w:rsidR="00937A94" w:rsidRDefault="00937A94" w:rsidP="004D7001">
      <w:pPr>
        <w:numPr>
          <w:ilvl w:val="0"/>
          <w:numId w:val="9"/>
        </w:numPr>
        <w:tabs>
          <w:tab w:val="left" w:pos="540"/>
        </w:tabs>
        <w:suppressAutoHyphens/>
        <w:spacing w:after="120" w:line="276" w:lineRule="auto"/>
        <w:ind w:left="0" w:firstLine="0"/>
      </w:pPr>
      <w:r>
        <w:t>For i from 1 to n-1</w:t>
      </w:r>
    </w:p>
    <w:p w:rsidR="00937A94" w:rsidRDefault="00937A94" w:rsidP="004D7001">
      <w:pPr>
        <w:numPr>
          <w:ilvl w:val="1"/>
          <w:numId w:val="9"/>
        </w:numPr>
        <w:tabs>
          <w:tab w:val="clear" w:pos="1440"/>
          <w:tab w:val="num" w:pos="540"/>
        </w:tabs>
        <w:suppressAutoHyphens/>
        <w:spacing w:after="120" w:line="276" w:lineRule="auto"/>
        <w:ind w:left="0" w:firstLine="0"/>
      </w:pPr>
      <w:r>
        <w:t>Pick the two shortest files</w:t>
      </w:r>
      <w:r>
        <w:tab/>
      </w:r>
      <w:r>
        <w:tab/>
        <w:t>//This is greedy!</w:t>
      </w:r>
    </w:p>
    <w:p w:rsidR="00937A94" w:rsidRDefault="00937A94" w:rsidP="004D7001">
      <w:pPr>
        <w:numPr>
          <w:ilvl w:val="1"/>
          <w:numId w:val="9"/>
        </w:numPr>
        <w:tabs>
          <w:tab w:val="clear" w:pos="1440"/>
          <w:tab w:val="num" w:pos="540"/>
        </w:tabs>
        <w:suppressAutoHyphens/>
        <w:spacing w:after="120" w:line="276" w:lineRule="auto"/>
        <w:ind w:left="0" w:firstLine="0"/>
      </w:pPr>
      <w:r>
        <w:t>Merge them</w:t>
      </w:r>
      <w:r>
        <w:tab/>
      </w:r>
      <w:r>
        <w:tab/>
      </w:r>
      <w:r>
        <w:tab/>
      </w:r>
      <w:r>
        <w:tab/>
        <w:t>//See Algorithm 2.3 - Merge</w:t>
      </w:r>
    </w:p>
    <w:p w:rsidR="00937A94" w:rsidRDefault="00937A94" w:rsidP="004D7001">
      <w:pPr>
        <w:numPr>
          <w:ilvl w:val="1"/>
          <w:numId w:val="9"/>
        </w:numPr>
        <w:tabs>
          <w:tab w:val="clear" w:pos="1440"/>
          <w:tab w:val="num" w:pos="540"/>
        </w:tabs>
        <w:suppressAutoHyphens/>
        <w:spacing w:after="120" w:line="276" w:lineRule="auto"/>
        <w:ind w:left="0" w:firstLine="0"/>
      </w:pPr>
      <w:r>
        <w:t>Remove the two files</w:t>
      </w:r>
    </w:p>
    <w:p w:rsidR="00937A94" w:rsidRDefault="00937A94" w:rsidP="004D7001">
      <w:pPr>
        <w:numPr>
          <w:ilvl w:val="1"/>
          <w:numId w:val="9"/>
        </w:numPr>
        <w:tabs>
          <w:tab w:val="clear" w:pos="1440"/>
          <w:tab w:val="num" w:pos="540"/>
        </w:tabs>
        <w:suppressAutoHyphens/>
        <w:spacing w:after="120" w:line="276" w:lineRule="auto"/>
        <w:ind w:left="0" w:firstLine="0"/>
      </w:pPr>
      <w:r>
        <w:t>Insert the merged file</w:t>
      </w:r>
    </w:p>
    <w:p w:rsidR="00937A94" w:rsidRDefault="00937A94" w:rsidP="00E905B8">
      <w:pPr>
        <w:spacing w:after="120"/>
      </w:pPr>
      <w:r>
        <w:t xml:space="preserve">The exercise does not require to </w:t>
      </w:r>
      <w:r>
        <w:rPr>
          <w:u w:val="single"/>
        </w:rPr>
        <w:t>prove</w:t>
      </w:r>
      <w:r>
        <w:t xml:space="preserve"> that the algorithm is optimal, but a simple proof exists.</w:t>
      </w:r>
    </w:p>
    <w:p w:rsidR="00937A94" w:rsidRDefault="00937A94" w:rsidP="00E905B8">
      <w:pPr>
        <w:spacing w:after="120"/>
      </w:pPr>
      <w:r>
        <w:t xml:space="preserve">Complexity analysis: The for loop executes (n-1) times. If we use a priority queue (see Section 4.4.2) to store the files, picking and removing the two shortest is done in constant time, and inserting the merged file in the queue is </w:t>
      </w:r>
      <w:r>
        <w:rPr>
          <w:rFonts w:ascii="Symbol" w:hAnsi="Symbol"/>
        </w:rPr>
        <w:t></w:t>
      </w:r>
      <w:r>
        <w:t xml:space="preserve">(lgn). The total is </w:t>
      </w:r>
      <w:r>
        <w:rPr>
          <w:rFonts w:ascii="Symbol" w:hAnsi="Symbol"/>
        </w:rPr>
        <w:t></w:t>
      </w:r>
      <w:r>
        <w:t>(n</w:t>
      </w:r>
      <w:r>
        <w:rPr>
          <w:rFonts w:ascii="Ubuntu" w:hAnsi="Ubuntu"/>
        </w:rPr>
        <w:t>·</w:t>
      </w:r>
      <w:r>
        <w:t>lgn).</w:t>
      </w:r>
    </w:p>
    <w:p w:rsidR="00937A94" w:rsidRDefault="00937A94" w:rsidP="00E905B8">
      <w:pPr>
        <w:spacing w:after="120"/>
      </w:pPr>
      <w:r>
        <w:t xml:space="preserve">Note: The total above does not include the cost of actually merging the files, rather it describes the complexity of finding only the </w:t>
      </w:r>
      <w:r>
        <w:rPr>
          <w:u w:val="single"/>
        </w:rPr>
        <w:t>sequence</w:t>
      </w:r>
      <w:r>
        <w:t xml:space="preserve"> of merges. Accordingly, the Merge step in the pseudocode above should be understood as simply adding up the numbers of records in the two files.</w:t>
      </w:r>
    </w:p>
    <w:p w:rsidR="00937A94" w:rsidRDefault="00937A94" w:rsidP="00E905B8">
      <w:pPr>
        <w:spacing w:after="120"/>
      </w:pPr>
    </w:p>
    <w:p w:rsidR="00937A94" w:rsidRDefault="00937A94" w:rsidP="00E905B8">
      <w:pPr>
        <w:spacing w:after="120"/>
      </w:pPr>
      <w:r>
        <w:br w:type="page"/>
      </w:r>
    </w:p>
    <w:p w:rsidR="00937A94" w:rsidRDefault="00B5239D" w:rsidP="00E905B8">
      <w:pPr>
        <w:spacing w:after="120" w:line="360" w:lineRule="auto"/>
      </w:pPr>
      <w:r w:rsidRPr="00B5239D">
        <w:rPr>
          <w:b/>
        </w:rPr>
        <w:lastRenderedPageBreak/>
        <w:t>40)</w:t>
      </w:r>
      <w:r w:rsidR="00937A94">
        <w:t xml:space="preserve"> Use the dynamic programming approach to write an algorithm for Exercise 39. Analyze your algorithm and show th</w:t>
      </w:r>
      <w:r w:rsidR="00250E26">
        <w:t>e results using order notation.</w:t>
      </w:r>
    </w:p>
    <w:p w:rsidR="007761B9" w:rsidRDefault="007761B9" w:rsidP="007761B9">
      <w:pPr>
        <w:ind w:left="360"/>
      </w:pPr>
      <w:r>
        <w:rPr>
          <w:noProof/>
        </w:rPr>
        <w:drawing>
          <wp:anchor distT="0" distB="0" distL="0" distR="0" simplePos="0" relativeHeight="251661312" behindDoc="0" locked="0" layoutInCell="1" allowOverlap="1" wp14:anchorId="69CB9E84" wp14:editId="438D1FC5">
            <wp:simplePos x="0" y="0"/>
            <wp:positionH relativeFrom="column">
              <wp:posOffset>1524000</wp:posOffset>
            </wp:positionH>
            <wp:positionV relativeFrom="paragraph">
              <wp:posOffset>687070</wp:posOffset>
            </wp:positionV>
            <wp:extent cx="2886075" cy="230886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6075" cy="2308860"/>
                    </a:xfrm>
                    <a:prstGeom prst="rect">
                      <a:avLst/>
                    </a:prstGeom>
                    <a:noFill/>
                  </pic:spPr>
                </pic:pic>
              </a:graphicData>
            </a:graphic>
            <wp14:sizeRelH relativeFrom="page">
              <wp14:pctWidth>0</wp14:pctWidth>
            </wp14:sizeRelH>
            <wp14:sizeRelV relativeFrom="page">
              <wp14:pctHeight>0</wp14:pctHeight>
            </wp14:sizeRelV>
          </wp:anchor>
        </w:drawing>
      </w:r>
      <w:r>
        <w:t>The merging process is best visualized as a tree having the initial files as leaves. Every two-way merge creates a parent node whose number of records is the sum of the two children:</w:t>
      </w:r>
    </w:p>
    <w:p w:rsidR="007761B9" w:rsidRDefault="007761B9" w:rsidP="007761B9">
      <w:r>
        <w:t>In order to apply dynamic programming, we first make sure that the problem has optimal sub-structure. Indeed, if we consider any subtree T' of an optimal tree T, the merging order in T' must be optimal, because otherwise we could replace T' with a T'' of smaller cost, which would result in a smaller cost of T!</w:t>
      </w:r>
    </w:p>
    <w:p w:rsidR="007761B9" w:rsidRDefault="007761B9" w:rsidP="007761B9">
      <w:r>
        <w:t>Let the files be F1, F2, …, Fn (random order), each containing r1, r2, …, rn records, respectively.</w:t>
      </w:r>
    </w:p>
    <w:p w:rsidR="007761B9" w:rsidRDefault="007761B9" w:rsidP="007761B9">
      <w:r>
        <w:t>We construct partial solutions bottom-up, and place the results in an (n-1)x(n-1) matrix M. Element M[k,i] contains the minimum cost of merging k files, where the left subtree is a merge of i files (and the right is a merge of k-i files):</w:t>
      </w:r>
    </w:p>
    <w:tbl>
      <w:tblPr>
        <w:tblStyle w:val="TableGrid"/>
        <w:tblW w:w="0" w:type="auto"/>
        <w:jc w:val="center"/>
        <w:tblLook w:val="04A0" w:firstRow="1" w:lastRow="0" w:firstColumn="1" w:lastColumn="0" w:noHBand="0" w:noVBand="1"/>
      </w:tblPr>
      <w:tblGrid>
        <w:gridCol w:w="1008"/>
        <w:gridCol w:w="848"/>
        <w:gridCol w:w="849"/>
        <w:gridCol w:w="848"/>
        <w:gridCol w:w="849"/>
        <w:gridCol w:w="848"/>
        <w:gridCol w:w="849"/>
        <w:gridCol w:w="849"/>
      </w:tblGrid>
      <w:tr w:rsidR="007761B9"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761B9" w:rsidRDefault="007761B9">
            <w:pPr>
              <w:jc w:val="center"/>
            </w:pPr>
            <w:r>
              <w:t>2 files →</w:t>
            </w:r>
          </w:p>
        </w:tc>
        <w:tc>
          <w:tcPr>
            <w:tcW w:w="848"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1,1</w:t>
            </w: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r>
      <w:tr w:rsidR="007761B9"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761B9" w:rsidRDefault="007761B9">
            <w:pPr>
              <w:jc w:val="center"/>
            </w:pPr>
            <w:r>
              <w:t>3 files →</w:t>
            </w:r>
          </w:p>
        </w:tc>
        <w:tc>
          <w:tcPr>
            <w:tcW w:w="848"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1,2</w:t>
            </w:r>
          </w:p>
        </w:tc>
        <w:tc>
          <w:tcPr>
            <w:tcW w:w="849"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2,1</w:t>
            </w: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r>
      <w:tr w:rsidR="007761B9"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761B9" w:rsidRDefault="007761B9">
            <w:pPr>
              <w:jc w:val="center"/>
            </w:pPr>
            <w:r>
              <w:t>4 files →</w:t>
            </w:r>
          </w:p>
        </w:tc>
        <w:tc>
          <w:tcPr>
            <w:tcW w:w="848"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1,3</w:t>
            </w:r>
          </w:p>
        </w:tc>
        <w:tc>
          <w:tcPr>
            <w:tcW w:w="849"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2,2</w:t>
            </w:r>
          </w:p>
        </w:tc>
        <w:tc>
          <w:tcPr>
            <w:tcW w:w="848"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3,1</w:t>
            </w: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r>
      <w:tr w:rsidR="007761B9"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761B9" w:rsidRDefault="007761B9">
            <w:pPr>
              <w:jc w:val="center"/>
            </w:pPr>
            <w:r>
              <w:t>….</w:t>
            </w: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r>
      <w:tr w:rsidR="007761B9"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761B9" w:rsidRDefault="007761B9">
            <w:pPr>
              <w:jc w:val="center"/>
            </w:pPr>
            <w:r>
              <w:t>k files →</w:t>
            </w:r>
          </w:p>
        </w:tc>
        <w:tc>
          <w:tcPr>
            <w:tcW w:w="848"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1, k-1</w:t>
            </w:r>
          </w:p>
        </w:tc>
        <w:tc>
          <w:tcPr>
            <w:tcW w:w="849"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2, k-2</w:t>
            </w:r>
          </w:p>
        </w:tc>
        <w:tc>
          <w:tcPr>
            <w:tcW w:w="848"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3, k-3</w:t>
            </w:r>
          </w:p>
        </w:tc>
        <w:tc>
          <w:tcPr>
            <w:tcW w:w="849"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w:t>
            </w:r>
          </w:p>
        </w:tc>
        <w:tc>
          <w:tcPr>
            <w:tcW w:w="848" w:type="dxa"/>
            <w:tcBorders>
              <w:top w:val="single" w:sz="4" w:space="0" w:color="auto"/>
              <w:left w:val="single" w:sz="4" w:space="0" w:color="auto"/>
              <w:bottom w:val="single" w:sz="4" w:space="0" w:color="auto"/>
              <w:right w:val="single" w:sz="4" w:space="0" w:color="auto"/>
            </w:tcBorders>
            <w:shd w:val="clear" w:color="auto" w:fill="FFC000"/>
            <w:vAlign w:val="bottom"/>
            <w:hideMark/>
          </w:tcPr>
          <w:p w:rsidR="007761B9" w:rsidRDefault="007761B9">
            <w:pPr>
              <w:jc w:val="center"/>
              <w:rPr>
                <w:b/>
              </w:rPr>
            </w:pPr>
            <w:r>
              <w:rPr>
                <w:b/>
                <w:sz w:val="28"/>
              </w:rPr>
              <w:t>i, k-i</w:t>
            </w:r>
          </w:p>
        </w:tc>
        <w:tc>
          <w:tcPr>
            <w:tcW w:w="849"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w:t>
            </w: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r>
      <w:tr w:rsidR="007761B9"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761B9" w:rsidRDefault="007761B9">
            <w:pPr>
              <w:jc w:val="center"/>
            </w:pPr>
            <w:r>
              <w:t>….</w:t>
            </w: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rsidR="007761B9" w:rsidRDefault="007761B9">
            <w:pPr>
              <w:jc w:val="center"/>
            </w:pPr>
          </w:p>
        </w:tc>
      </w:tr>
      <w:tr w:rsidR="007761B9"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rsidR="007761B9" w:rsidRDefault="007761B9">
            <w:pPr>
              <w:jc w:val="center"/>
            </w:pPr>
            <w:r>
              <w:t>n files →</w:t>
            </w:r>
          </w:p>
        </w:tc>
        <w:tc>
          <w:tcPr>
            <w:tcW w:w="848"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1, n-1</w:t>
            </w:r>
          </w:p>
        </w:tc>
        <w:tc>
          <w:tcPr>
            <w:tcW w:w="849"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2, n-2</w:t>
            </w:r>
          </w:p>
        </w:tc>
        <w:tc>
          <w:tcPr>
            <w:tcW w:w="848"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3, n-3</w:t>
            </w:r>
          </w:p>
        </w:tc>
        <w:tc>
          <w:tcPr>
            <w:tcW w:w="849"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w:t>
            </w:r>
          </w:p>
        </w:tc>
        <w:tc>
          <w:tcPr>
            <w:tcW w:w="848"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i, n-i</w:t>
            </w:r>
          </w:p>
        </w:tc>
        <w:tc>
          <w:tcPr>
            <w:tcW w:w="849"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w:t>
            </w:r>
          </w:p>
        </w:tc>
        <w:tc>
          <w:tcPr>
            <w:tcW w:w="849" w:type="dxa"/>
            <w:tcBorders>
              <w:top w:val="single" w:sz="4" w:space="0" w:color="auto"/>
              <w:left w:val="single" w:sz="4" w:space="0" w:color="auto"/>
              <w:bottom w:val="single" w:sz="4" w:space="0" w:color="auto"/>
              <w:right w:val="single" w:sz="4" w:space="0" w:color="auto"/>
            </w:tcBorders>
            <w:vAlign w:val="bottom"/>
            <w:hideMark/>
          </w:tcPr>
          <w:p w:rsidR="007761B9" w:rsidRDefault="007761B9">
            <w:pPr>
              <w:jc w:val="center"/>
            </w:pPr>
            <w:r>
              <w:t>n-1, 1</w:t>
            </w:r>
          </w:p>
        </w:tc>
      </w:tr>
    </w:tbl>
    <w:p w:rsidR="007761B9" w:rsidRDefault="007761B9" w:rsidP="007761B9">
      <w:pPr>
        <w:rPr>
          <w:rFonts w:ascii="Calibri" w:hAnsi="Calibri" w:cs="DejaVu Sans"/>
          <w:color w:val="00000A"/>
          <w:sz w:val="22"/>
          <w:szCs w:val="22"/>
        </w:rPr>
      </w:pPr>
    </w:p>
    <w:p w:rsidR="007761B9" w:rsidRDefault="007761B9" w:rsidP="007761B9">
      <w:r>
        <w:lastRenderedPageBreak/>
        <w:t xml:space="preserve">k files can be chosen in </w:t>
      </w:r>
      <w:r>
        <w:rPr>
          <w:rFonts w:ascii="Calibri" w:eastAsia="Droid Sans Fallback" w:hAnsi="Calibri" w:cs="DejaVu Sans"/>
          <w:color w:val="00000A"/>
          <w:position w:val="-30"/>
          <w:sz w:val="22"/>
          <w:szCs w:val="22"/>
        </w:rPr>
        <w:object w:dxaOrig="420" w:dyaOrig="720">
          <v:shape id="_x0000_i1029" type="#_x0000_t75" style="width:21pt;height:36pt" o:ole="">
            <v:imagedata r:id="rId31" o:title=""/>
          </v:shape>
          <o:OLEObject Type="Embed" ProgID="Equation.3" ShapeID="_x0000_i1029" DrawAspect="Content" ObjectID="_1462770768" r:id="rId32"/>
        </w:object>
      </w:r>
      <w:r>
        <w:t xml:space="preserve">ways among the total n, so the third dimension of the matrix consists of all the possible such subsets. The general element M[k,i] has therefore a third index, denoting the particular set of k chosen; let’s call this index S (uppercase). Finally, a subset of i out of the k can in turn be chosen in </w:t>
      </w:r>
      <w:r>
        <w:rPr>
          <w:rFonts w:ascii="Calibri" w:eastAsia="Droid Sans Fallback" w:hAnsi="Calibri" w:cs="DejaVu Sans"/>
          <w:color w:val="00000A"/>
          <w:position w:val="-30"/>
          <w:sz w:val="22"/>
          <w:szCs w:val="22"/>
        </w:rPr>
        <w:object w:dxaOrig="420" w:dyaOrig="720">
          <v:shape id="_x0000_i1030" type="#_x0000_t75" style="width:21pt;height:36pt" o:ole="">
            <v:imagedata r:id="rId33" o:title=""/>
          </v:shape>
          <o:OLEObject Type="Embed" ProgID="Equation.3" ShapeID="_x0000_i1030" DrawAspect="Content" ObjectID="_1462770769" r:id="rId34"/>
        </w:object>
      </w:r>
      <w:r>
        <w:t>ways, and let’s call this index s (lowercase) → M[k,S,i,s], k = 2…n, i = 1,k-1.</w:t>
      </w:r>
    </w:p>
    <w:p w:rsidR="007761B9" w:rsidRDefault="007761B9" w:rsidP="007761B9">
      <w:r>
        <w:t xml:space="preserve">The recursion formula is </w:t>
      </w:r>
    </w:p>
    <w:p w:rsidR="007761B9" w:rsidRDefault="007761B9" w:rsidP="007761B9">
      <w:pPr>
        <w:jc w:val="center"/>
      </w:pPr>
      <w:r>
        <w:rPr>
          <w:b/>
        </w:rPr>
        <w:t>M[k,S,i,s] = min[M(i,S</w:t>
      </w:r>
      <w:r>
        <w:rPr>
          <w:b/>
          <w:vertAlign w:val="subscript"/>
        </w:rPr>
        <w:t>i</w:t>
      </w:r>
      <w:r>
        <w:rPr>
          <w:b/>
        </w:rPr>
        <w:t>,j,s</w:t>
      </w:r>
      <w:r>
        <w:rPr>
          <w:b/>
          <w:vertAlign w:val="subscript"/>
        </w:rPr>
        <w:t>j</w:t>
      </w:r>
      <w:r>
        <w:rPr>
          <w:b/>
        </w:rPr>
        <w:t>) + M(k-i,S</w:t>
      </w:r>
      <w:r>
        <w:rPr>
          <w:b/>
          <w:vertAlign w:val="subscript"/>
        </w:rPr>
        <w:t>k-i</w:t>
      </w:r>
      <w:r>
        <w:rPr>
          <w:b/>
        </w:rPr>
        <w:t>,t,s</w:t>
      </w:r>
      <w:r>
        <w:rPr>
          <w:b/>
          <w:vertAlign w:val="subscript"/>
        </w:rPr>
        <w:t>t</w:t>
      </w:r>
      <w:r>
        <w:rPr>
          <w:b/>
        </w:rPr>
        <w:t xml:space="preserve">)]   </w:t>
      </w:r>
      <w:r>
        <w:t>,</w:t>
      </w:r>
    </w:p>
    <w:p w:rsidR="007761B9" w:rsidRDefault="007761B9" w:rsidP="007761B9">
      <w:r>
        <w:t>taken over all possible partitions of S into S</w:t>
      </w:r>
      <w:r>
        <w:rPr>
          <w:vertAlign w:val="subscript"/>
        </w:rPr>
        <w:t>i</w:t>
      </w:r>
      <w:r>
        <w:t>, S</w:t>
      </w:r>
      <w:r>
        <w:rPr>
          <w:vertAlign w:val="subscript"/>
        </w:rPr>
        <w:t>k-i</w:t>
      </w:r>
      <w:r>
        <w:t>, and all pairs s</w:t>
      </w:r>
      <w:r>
        <w:rPr>
          <w:vertAlign w:val="subscript"/>
        </w:rPr>
        <w:t>j</w:t>
      </w:r>
      <w:r>
        <w:t>, s</w:t>
      </w:r>
      <w:r>
        <w:rPr>
          <w:vertAlign w:val="subscript"/>
        </w:rPr>
        <w:t>t</w:t>
      </w:r>
      <w:r>
        <w:t>.</w:t>
      </w:r>
    </w:p>
    <w:p w:rsidR="007761B9" w:rsidRDefault="007761B9" w:rsidP="007761B9">
      <w:r>
        <w:t xml:space="preserve">We calculate the number of sums over which the min above is taken: For each of the </w:t>
      </w:r>
      <w:r>
        <w:rPr>
          <w:rFonts w:ascii="Calibri" w:eastAsia="Droid Sans Fallback" w:hAnsi="Calibri" w:cs="DejaVu Sans"/>
          <w:color w:val="00000A"/>
          <w:position w:val="-30"/>
          <w:sz w:val="22"/>
          <w:szCs w:val="22"/>
        </w:rPr>
        <w:object w:dxaOrig="420" w:dyaOrig="720">
          <v:shape id="_x0000_i1031" type="#_x0000_t75" style="width:21pt;height:36pt" o:ole="">
            <v:imagedata r:id="rId33" o:title=""/>
          </v:shape>
          <o:OLEObject Type="Embed" ProgID="Equation.3" ShapeID="_x0000_i1031" DrawAspect="Content" ObjectID="_1462770770" r:id="rId35"/>
        </w:object>
      </w:r>
      <w:r>
        <w:t>subsets S</w:t>
      </w:r>
      <w:r>
        <w:rPr>
          <w:vertAlign w:val="subscript"/>
        </w:rPr>
        <w:t>i</w:t>
      </w:r>
      <w:r>
        <w:t xml:space="preserve"> of S, the sub-subset s</w:t>
      </w:r>
      <w:r>
        <w:rPr>
          <w:vertAlign w:val="subscript"/>
        </w:rPr>
        <w:t>j</w:t>
      </w:r>
      <w:r>
        <w:t xml:space="preserve"> can be chosen in </w:t>
      </w:r>
      <w:r>
        <w:rPr>
          <w:rFonts w:ascii="Calibri" w:eastAsia="Droid Sans Fallback" w:hAnsi="Calibri" w:cs="DejaVu Sans"/>
          <w:color w:val="00000A"/>
          <w:position w:val="-30"/>
          <w:sz w:val="22"/>
          <w:szCs w:val="22"/>
        </w:rPr>
        <w:object w:dxaOrig="420" w:dyaOrig="720">
          <v:shape id="_x0000_i1032" type="#_x0000_t75" style="width:21pt;height:36pt" o:ole="">
            <v:imagedata r:id="rId36" o:title=""/>
          </v:shape>
          <o:OLEObject Type="Embed" ProgID="Equation.3" ShapeID="_x0000_i1032" DrawAspect="Content" ObjectID="_1462770771" r:id="rId37"/>
        </w:object>
      </w:r>
      <w:r>
        <w:t>ways, and the sub-subset s</w:t>
      </w:r>
      <w:r>
        <w:rPr>
          <w:vertAlign w:val="subscript"/>
        </w:rPr>
        <w:t>t</w:t>
      </w:r>
      <w:r>
        <w:t xml:space="preserve"> in </w:t>
      </w:r>
      <w:r>
        <w:rPr>
          <w:rFonts w:ascii="Calibri" w:eastAsia="Droid Sans Fallback" w:hAnsi="Calibri" w:cs="DejaVu Sans"/>
          <w:color w:val="00000A"/>
          <w:position w:val="-30"/>
          <w:sz w:val="22"/>
          <w:szCs w:val="22"/>
        </w:rPr>
        <w:object w:dxaOrig="705" w:dyaOrig="720">
          <v:shape id="_x0000_i1033" type="#_x0000_t75" style="width:35.25pt;height:36pt" o:ole="">
            <v:imagedata r:id="rId38" o:title=""/>
          </v:shape>
          <o:OLEObject Type="Embed" ProgID="Equation.3" ShapeID="_x0000_i1033" DrawAspect="Content" ObjectID="_1462770772" r:id="rId39"/>
        </w:object>
      </w:r>
      <w:r>
        <w:t xml:space="preserve">ways, so there are </w:t>
      </w:r>
    </w:p>
    <w:p w:rsidR="007761B9" w:rsidRDefault="007761B9" w:rsidP="007761B9">
      <w:r>
        <w:rPr>
          <w:rFonts w:ascii="Calibri" w:eastAsia="Droid Sans Fallback" w:hAnsi="Calibri" w:cs="DejaVu Sans"/>
          <w:color w:val="00000A"/>
          <w:position w:val="-30"/>
          <w:sz w:val="22"/>
          <w:szCs w:val="22"/>
        </w:rPr>
        <w:object w:dxaOrig="420" w:dyaOrig="720">
          <v:shape id="_x0000_i1034" type="#_x0000_t75" style="width:21pt;height:36pt" o:ole="">
            <v:imagedata r:id="rId33" o:title=""/>
          </v:shape>
          <o:OLEObject Type="Embed" ProgID="Equation.3" ShapeID="_x0000_i1034" DrawAspect="Content" ObjectID="_1462770773" r:id="rId40"/>
        </w:object>
      </w:r>
      <w:r>
        <w:rPr>
          <w:rFonts w:ascii="Calibri" w:eastAsia="Droid Sans Fallback" w:hAnsi="Calibri" w:cs="DejaVu Sans"/>
          <w:color w:val="00000A"/>
          <w:position w:val="-30"/>
          <w:sz w:val="22"/>
          <w:szCs w:val="22"/>
        </w:rPr>
        <w:object w:dxaOrig="465" w:dyaOrig="705">
          <v:shape id="_x0000_i1035" type="#_x0000_t75" style="width:23.25pt;height:35.25pt" o:ole="">
            <v:imagedata r:id="rId41" o:title=""/>
          </v:shape>
          <o:OLEObject Type="Embed" ProgID="Equation.3" ShapeID="_x0000_i1035" DrawAspect="Content" ObjectID="_1462770774" r:id="rId42"/>
        </w:object>
      </w:r>
      <w:r>
        <w:rPr>
          <w:rFonts w:ascii="Calibri" w:eastAsia="Droid Sans Fallback" w:hAnsi="Calibri" w:cs="DejaVu Sans"/>
          <w:color w:val="00000A"/>
          <w:position w:val="-30"/>
          <w:sz w:val="22"/>
          <w:szCs w:val="22"/>
        </w:rPr>
        <w:object w:dxaOrig="420" w:dyaOrig="720">
          <v:shape id="_x0000_i1036" type="#_x0000_t75" style="width:21pt;height:36pt" o:ole="">
            <v:imagedata r:id="rId36" o:title=""/>
          </v:shape>
          <o:OLEObject Type="Embed" ProgID="Equation.3" ShapeID="_x0000_i1036" DrawAspect="Content" ObjectID="_1462770775" r:id="rId43"/>
        </w:object>
      </w:r>
      <w:r>
        <w:rPr>
          <w:rFonts w:ascii="Calibri" w:eastAsia="Droid Sans Fallback" w:hAnsi="Calibri" w:cs="DejaVu Sans"/>
          <w:color w:val="00000A"/>
          <w:position w:val="-28"/>
          <w:sz w:val="22"/>
          <w:szCs w:val="22"/>
        </w:rPr>
        <w:object w:dxaOrig="510" w:dyaOrig="690">
          <v:shape id="_x0000_i1037" type="#_x0000_t75" style="width:25.5pt;height:34.5pt" o:ole="">
            <v:imagedata r:id="rId44" o:title=""/>
          </v:shape>
          <o:OLEObject Type="Embed" ProgID="Equation.3" ShapeID="_x0000_i1037" DrawAspect="Content" ObjectID="_1462770776" r:id="rId45"/>
        </w:object>
      </w:r>
      <w:r>
        <w:rPr>
          <w:rFonts w:ascii="Calibri" w:eastAsia="Droid Sans Fallback" w:hAnsi="Calibri" w:cs="DejaVu Sans"/>
          <w:color w:val="00000A"/>
          <w:position w:val="-30"/>
          <w:sz w:val="22"/>
          <w:szCs w:val="22"/>
        </w:rPr>
        <w:object w:dxaOrig="705" w:dyaOrig="720">
          <v:shape id="_x0000_i1038" type="#_x0000_t75" style="width:35.25pt;height:36pt" o:ole="">
            <v:imagedata r:id="rId46" o:title=""/>
          </v:shape>
          <o:OLEObject Type="Embed" ProgID="Equation.3" ShapeID="_x0000_i1038" DrawAspect="Content" ObjectID="_1462770777" r:id="rId47"/>
        </w:object>
      </w:r>
      <w:r>
        <w:t xml:space="preserve"> terms. Making use of a well-known combinatorial identity (Example A.10), we get </w:t>
      </w:r>
      <w:r>
        <w:rPr>
          <w:rFonts w:ascii="Calibri" w:eastAsia="Droid Sans Fallback" w:hAnsi="Calibri" w:cs="DejaVu Sans"/>
          <w:color w:val="00000A"/>
          <w:position w:val="-30"/>
          <w:sz w:val="22"/>
          <w:szCs w:val="22"/>
        </w:rPr>
        <w:object w:dxaOrig="420" w:dyaOrig="720">
          <v:shape id="_x0000_i1039" type="#_x0000_t75" style="width:21pt;height:36pt" o:ole="">
            <v:imagedata r:id="rId33" o:title=""/>
          </v:shape>
          <o:OLEObject Type="Embed" ProgID="Equation.3" ShapeID="_x0000_i1039" DrawAspect="Content" ObjectID="_1462770778" r:id="rId48"/>
        </w:object>
      </w:r>
      <w:r>
        <w:t>(2</w:t>
      </w:r>
      <w:r>
        <w:rPr>
          <w:vertAlign w:val="superscript"/>
        </w:rPr>
        <w:t>i</w:t>
      </w:r>
      <w:r>
        <w:t>-2)(2</w:t>
      </w:r>
      <w:r>
        <w:rPr>
          <w:vertAlign w:val="superscript"/>
        </w:rPr>
        <w:t>k-i</w:t>
      </w:r>
      <w:r>
        <w:t xml:space="preserve">-2) </w:t>
      </w:r>
      <w:r>
        <w:sym w:font="Symbol" w:char="F0BB"/>
      </w:r>
      <w:r>
        <w:t xml:space="preserve"> 2</w:t>
      </w:r>
      <w:r>
        <w:rPr>
          <w:vertAlign w:val="superscript"/>
        </w:rPr>
        <w:t>k</w:t>
      </w:r>
      <w:r>
        <w:rPr>
          <w:rFonts w:ascii="Calibri" w:eastAsia="Droid Sans Fallback" w:hAnsi="Calibri" w:cs="DejaVu Sans"/>
          <w:color w:val="00000A"/>
          <w:position w:val="-30"/>
          <w:sz w:val="22"/>
          <w:szCs w:val="22"/>
        </w:rPr>
        <w:object w:dxaOrig="420" w:dyaOrig="720">
          <v:shape id="_x0000_i1040" type="#_x0000_t75" style="width:21pt;height:36pt" o:ole="">
            <v:imagedata r:id="rId33" o:title=""/>
          </v:shape>
          <o:OLEObject Type="Embed" ProgID="Equation.3" ShapeID="_x0000_i1040" DrawAspect="Content" ObjectID="_1462770779" r:id="rId49"/>
        </w:object>
      </w:r>
      <w:r>
        <w:t xml:space="preserve"> terms. Since finding the maximum is </w:t>
      </w:r>
      <w:r>
        <w:rPr>
          <w:rFonts w:ascii="Symbol" w:hAnsi="Symbol"/>
        </w:rPr>
        <w:t></w:t>
      </w:r>
      <w:r>
        <w:t>(n), we have the same number of comparisons for one entry in “row” k.</w:t>
      </w:r>
    </w:p>
    <w:p w:rsidR="007761B9" w:rsidRDefault="007761B9" w:rsidP="007761B9">
      <w:r>
        <w:t>For the entire “slice” k, we have about 2</w:t>
      </w:r>
      <w:r>
        <w:rPr>
          <w:vertAlign w:val="superscript"/>
        </w:rPr>
        <w:t>k</w:t>
      </w:r>
      <w:r>
        <w:rPr>
          <w:rFonts w:ascii="Calibri" w:eastAsia="Droid Sans Fallback" w:hAnsi="Calibri" w:cs="DejaVu Sans"/>
          <w:color w:val="00000A"/>
          <w:position w:val="-28"/>
          <w:sz w:val="22"/>
          <w:szCs w:val="22"/>
        </w:rPr>
        <w:object w:dxaOrig="465" w:dyaOrig="690">
          <v:shape id="_x0000_i1041" type="#_x0000_t75" style="width:23.25pt;height:34.5pt" o:ole="">
            <v:imagedata r:id="rId50" o:title=""/>
          </v:shape>
          <o:OLEObject Type="Embed" ProgID="Equation.3" ShapeID="_x0000_i1041" DrawAspect="Content" ObjectID="_1462770780" r:id="rId51"/>
        </w:object>
      </w:r>
      <w:r>
        <w:rPr>
          <w:rFonts w:ascii="Calibri" w:eastAsia="Droid Sans Fallback" w:hAnsi="Calibri" w:cs="DejaVu Sans"/>
          <w:color w:val="00000A"/>
          <w:position w:val="-30"/>
          <w:sz w:val="22"/>
          <w:szCs w:val="22"/>
        </w:rPr>
        <w:object w:dxaOrig="420" w:dyaOrig="720">
          <v:shape id="_x0000_i1042" type="#_x0000_t75" style="width:21pt;height:36pt" o:ole="">
            <v:imagedata r:id="rId33" o:title=""/>
          </v:shape>
          <o:OLEObject Type="Embed" ProgID="Equation.3" ShapeID="_x0000_i1042" DrawAspect="Content" ObjectID="_1462770781" r:id="rId52"/>
        </w:object>
      </w:r>
      <w:r>
        <w:t xml:space="preserve"> , which as above is </w:t>
      </w:r>
      <w:r>
        <w:sym w:font="Symbol" w:char="F0BB"/>
      </w:r>
      <w:r>
        <w:t xml:space="preserve"> 2</w:t>
      </w:r>
      <w:r>
        <w:rPr>
          <w:vertAlign w:val="superscript"/>
        </w:rPr>
        <w:t>k</w:t>
      </w:r>
      <w:r>
        <w:t>2</w:t>
      </w:r>
      <w:r>
        <w:rPr>
          <w:vertAlign w:val="superscript"/>
        </w:rPr>
        <w:t>k-1</w:t>
      </w:r>
      <w:r>
        <w:t xml:space="preserve"> = 2</w:t>
      </w:r>
      <w:r>
        <w:rPr>
          <w:vertAlign w:val="superscript"/>
        </w:rPr>
        <w:t>2k</w:t>
      </w:r>
      <w:r>
        <w:t>/2 = 4</w:t>
      </w:r>
      <w:r>
        <w:rPr>
          <w:vertAlign w:val="superscript"/>
        </w:rPr>
        <w:t>k</w:t>
      </w:r>
      <w:r>
        <w:t>/2 comparisons.</w:t>
      </w:r>
    </w:p>
    <w:p w:rsidR="007761B9" w:rsidRDefault="007761B9" w:rsidP="007761B9">
      <w:r>
        <w:t xml:space="preserve">Finally, for the entire table we have </w:t>
      </w:r>
      <w:r>
        <w:rPr>
          <w:rFonts w:ascii="Calibri" w:eastAsia="Droid Sans Fallback" w:hAnsi="Calibri" w:cs="DejaVu Sans"/>
          <w:color w:val="00000A"/>
          <w:position w:val="-28"/>
          <w:sz w:val="22"/>
          <w:szCs w:val="22"/>
        </w:rPr>
        <w:object w:dxaOrig="660" w:dyaOrig="690">
          <v:shape id="_x0000_i1043" type="#_x0000_t75" style="width:33pt;height:34.5pt" o:ole="">
            <v:imagedata r:id="rId53" o:title=""/>
          </v:shape>
          <o:OLEObject Type="Embed" ProgID="Equation.3" ShapeID="_x0000_i1043" DrawAspect="Content" ObjectID="_1462770782" r:id="rId54"/>
        </w:object>
      </w:r>
      <w:r>
        <w:t>4</w:t>
      </w:r>
      <w:r>
        <w:rPr>
          <w:vertAlign w:val="superscript"/>
        </w:rPr>
        <w:t>k</w:t>
      </w:r>
      <w:r>
        <w:t xml:space="preserve"> = </w:t>
      </w:r>
      <w:r>
        <w:rPr>
          <w:rFonts w:ascii="Calibri" w:eastAsia="Droid Sans Fallback" w:hAnsi="Calibri" w:cs="DejaVu Sans"/>
          <w:color w:val="00000A"/>
          <w:position w:val="-28"/>
          <w:sz w:val="22"/>
          <w:szCs w:val="22"/>
        </w:rPr>
        <w:object w:dxaOrig="885" w:dyaOrig="690">
          <v:shape id="_x0000_i1044" type="#_x0000_t75" style="width:44.25pt;height:34.5pt" o:ole="">
            <v:imagedata r:id="rId55" o:title=""/>
          </v:shape>
          <o:OLEObject Type="Embed" ProgID="Equation.3" ShapeID="_x0000_i1044" DrawAspect="Content" ObjectID="_1462770783" r:id="rId56"/>
        </w:object>
      </w:r>
      <w:r>
        <w:t xml:space="preserve">= </w:t>
      </w:r>
      <w:r>
        <w:rPr>
          <w:rFonts w:ascii="Calibri" w:eastAsia="Droid Sans Fallback" w:hAnsi="Calibri" w:cs="DejaVu Sans"/>
          <w:color w:val="00000A"/>
          <w:position w:val="-24"/>
          <w:sz w:val="22"/>
          <w:szCs w:val="22"/>
        </w:rPr>
        <w:object w:dxaOrig="600" w:dyaOrig="615">
          <v:shape id="_x0000_i1045" type="#_x0000_t75" style="width:30pt;height:30.75pt" o:ole="">
            <v:imagedata r:id="rId57" o:title=""/>
          </v:shape>
          <o:OLEObject Type="Embed" ProgID="Equation.3" ShapeID="_x0000_i1045" DrawAspect="Content" ObjectID="_1462770784" r:id="rId58"/>
        </w:object>
      </w:r>
      <w:r>
        <w:t xml:space="preserve"> , using the geometric series identity (Example A.4). So the divide-and-conquer algorithm described is </w:t>
      </w:r>
      <w:r>
        <w:rPr>
          <w:rFonts w:ascii="Symbol" w:hAnsi="Symbol"/>
          <w:b/>
        </w:rPr>
        <w:t></w:t>
      </w:r>
      <w:r>
        <w:rPr>
          <w:b/>
        </w:rPr>
        <w:t>(4</w:t>
      </w:r>
      <w:r>
        <w:rPr>
          <w:b/>
          <w:vertAlign w:val="superscript"/>
        </w:rPr>
        <w:t>n</w:t>
      </w:r>
      <w:r>
        <w:rPr>
          <w:b/>
        </w:rPr>
        <w:t>)</w:t>
      </w:r>
      <w:r>
        <w:t>.</w:t>
      </w:r>
    </w:p>
    <w:p w:rsidR="00C31CCA" w:rsidRDefault="00C31CCA" w:rsidP="00E905B8">
      <w:pPr>
        <w:spacing w:after="120"/>
      </w:pPr>
    </w:p>
    <w:p w:rsidR="00250E26" w:rsidRPr="004D7001" w:rsidRDefault="00250E26" w:rsidP="00E905B8">
      <w:pPr>
        <w:spacing w:after="120"/>
      </w:pPr>
    </w:p>
    <w:p w:rsidR="00917DE9" w:rsidRPr="004D7001" w:rsidRDefault="00B5239D" w:rsidP="00917DE9">
      <w:pPr>
        <w:spacing w:after="120"/>
      </w:pPr>
      <w:r w:rsidRPr="00B5239D">
        <w:rPr>
          <w:b/>
        </w:rPr>
        <w:t>41)</w:t>
      </w:r>
      <w:r w:rsidR="00917DE9" w:rsidRPr="004D7001">
        <w:rPr>
          <w:b/>
        </w:rPr>
        <w:t xml:space="preserve"> </w:t>
      </w:r>
      <w:r w:rsidR="00917DE9" w:rsidRPr="004D7001">
        <w:t xml:space="preserve">Prove that the greedy approach to the Fractional Knapsack </w:t>
      </w:r>
      <w:r w:rsidR="00917DE9">
        <w:t xml:space="preserve">problem yields </w:t>
      </w:r>
      <w:r w:rsidR="00917DE9" w:rsidRPr="004D7001">
        <w:t>an optimal solution.</w:t>
      </w:r>
    </w:p>
    <w:p w:rsidR="00917DE9" w:rsidRDefault="00917DE9" w:rsidP="00917DE9">
      <w:pPr>
        <w:spacing w:after="0" w:line="360" w:lineRule="auto"/>
      </w:pPr>
    </w:p>
    <w:p w:rsidR="00917DE9" w:rsidRDefault="00917DE9" w:rsidP="00917DE9">
      <w:pPr>
        <w:spacing w:after="0" w:line="360" w:lineRule="auto"/>
      </w:pPr>
      <w:r>
        <w:t xml:space="preserve">Proof by contradiction: Assume there is an optimal  solution S’  that does not coincide with the solution S obtained by the algorithm  in Section 4.5.2. Let </w:t>
      </w:r>
      <w:r>
        <w:rPr>
          <w:b/>
          <w:i/>
        </w:rPr>
        <w:t>item</w:t>
      </w:r>
      <w:r>
        <w:rPr>
          <w:b/>
          <w:i/>
          <w:vertAlign w:val="subscript"/>
        </w:rPr>
        <w:t xml:space="preserve">i  </w:t>
      </w:r>
      <w:r w:rsidRPr="009A33CF">
        <w:t xml:space="preserve">be </w:t>
      </w:r>
      <w:r>
        <w:t xml:space="preserve">the first item in S </w:t>
      </w:r>
      <w:r>
        <w:lastRenderedPageBreak/>
        <w:t xml:space="preserve">where the corresponding item in S’ is different. Let </w:t>
      </w:r>
      <w:r>
        <w:rPr>
          <w:b/>
          <w:i/>
        </w:rPr>
        <w:t>item</w:t>
      </w:r>
      <w:r>
        <w:rPr>
          <w:b/>
          <w:i/>
          <w:vertAlign w:val="subscript"/>
        </w:rPr>
        <w:t xml:space="preserve">k </w:t>
      </w:r>
      <w:r>
        <w:t xml:space="preserve"> be the item that has replaced it in S’. Because the items are sorted by density, k &gt; i, so it is possible to replace the quantity of  </w:t>
      </w:r>
      <w:r>
        <w:rPr>
          <w:b/>
          <w:i/>
        </w:rPr>
        <w:t>item</w:t>
      </w:r>
      <w:r>
        <w:rPr>
          <w:b/>
          <w:i/>
          <w:vertAlign w:val="subscript"/>
        </w:rPr>
        <w:t>k</w:t>
      </w:r>
      <w:r>
        <w:t xml:space="preserve"> in S’ by the corresponding quantity of  </w:t>
      </w:r>
      <w:r>
        <w:rPr>
          <w:b/>
          <w:i/>
        </w:rPr>
        <w:t>item</w:t>
      </w:r>
      <w:r>
        <w:rPr>
          <w:b/>
          <w:i/>
          <w:vertAlign w:val="subscript"/>
        </w:rPr>
        <w:t xml:space="preserve">i  </w:t>
      </w:r>
      <w:r>
        <w:t xml:space="preserve">which has not been used yet in S’. (If there is not enough of </w:t>
      </w:r>
      <w:r>
        <w:rPr>
          <w:b/>
          <w:i/>
        </w:rPr>
        <w:t>item</w:t>
      </w:r>
      <w:r>
        <w:rPr>
          <w:b/>
          <w:i/>
          <w:vertAlign w:val="subscript"/>
        </w:rPr>
        <w:t>i</w:t>
      </w:r>
      <w:r>
        <w:t>, replace only w</w:t>
      </w:r>
      <w:r>
        <w:rPr>
          <w:vertAlign w:val="subscript"/>
        </w:rPr>
        <w:t>i</w:t>
      </w:r>
      <w:r>
        <w:t>.) With this modification, the value of S’ has increased, which contradicts the optimality of S’</w:t>
      </w:r>
      <w:r w:rsidR="00950D4D">
        <w:t>.</w:t>
      </w:r>
      <w:r>
        <w:t xml:space="preserve"> </w:t>
      </w:r>
      <w:r w:rsidR="00950D4D">
        <w:t xml:space="preserve"> Q</w:t>
      </w:r>
      <w:r>
        <w:t>.e.d.</w:t>
      </w:r>
    </w:p>
    <w:p w:rsidR="00217E72" w:rsidRPr="000864AB" w:rsidRDefault="00217E72" w:rsidP="00E905B8">
      <w:pPr>
        <w:tabs>
          <w:tab w:val="left" w:pos="3330"/>
          <w:tab w:val="left" w:pos="4590"/>
        </w:tabs>
        <w:spacing w:after="120"/>
        <w:rPr>
          <w:b/>
        </w:rPr>
      </w:pPr>
    </w:p>
    <w:p w:rsidR="00FC34E9" w:rsidRPr="000864AB" w:rsidRDefault="00B5239D" w:rsidP="00E905B8">
      <w:pPr>
        <w:tabs>
          <w:tab w:val="left" w:pos="3330"/>
          <w:tab w:val="left" w:pos="4590"/>
        </w:tabs>
        <w:spacing w:after="120"/>
        <w:rPr>
          <w:rFonts w:ascii="Times New Roman" w:hAnsi="Times New Roman"/>
        </w:rPr>
      </w:pPr>
      <w:r w:rsidRPr="00B5239D">
        <w:rPr>
          <w:b/>
        </w:rPr>
        <w:t>42)</w:t>
      </w:r>
      <w:r w:rsidR="00DF778D" w:rsidRPr="000864AB">
        <w:rPr>
          <w:rFonts w:ascii="Times New Roman" w:hAnsi="Times New Roman"/>
        </w:rPr>
        <w:t xml:space="preserve"> </w:t>
      </w:r>
      <w:r w:rsidR="00FC34E9" w:rsidRPr="000864AB">
        <w:rPr>
          <w:rFonts w:ascii="Times New Roman" w:hAnsi="Times New Roman"/>
        </w:rPr>
        <w:t>Show that the worst-case number of entries computed by the refined dynamic</w:t>
      </w:r>
      <w:r w:rsidR="00C16448" w:rsidRPr="000864AB">
        <w:rPr>
          <w:rFonts w:ascii="Times New Roman" w:hAnsi="Times New Roman"/>
        </w:rPr>
        <w:t xml:space="preserve"> </w:t>
      </w:r>
      <w:r w:rsidR="00FC34E9" w:rsidRPr="000864AB">
        <w:rPr>
          <w:rFonts w:ascii="Times New Roman" w:hAnsi="Times New Roman"/>
        </w:rPr>
        <w:t xml:space="preserve">programming algorithm for the 0-1 Knapsack problem is in </w:t>
      </w:r>
      <w:r w:rsidR="00FC34E9" w:rsidRPr="000864AB">
        <w:rPr>
          <w:rFonts w:ascii="Symbol" w:hAnsi="Symbol"/>
        </w:rPr>
        <w:t></w:t>
      </w:r>
      <w:r w:rsidR="00FC34E9" w:rsidRPr="000864AB">
        <w:rPr>
          <w:rFonts w:ascii="Times New Roman" w:hAnsi="Times New Roman"/>
        </w:rPr>
        <w:t>(2n). Do this</w:t>
      </w:r>
      <w:r w:rsidR="00C16448" w:rsidRPr="000864AB">
        <w:rPr>
          <w:rFonts w:ascii="Times New Roman" w:hAnsi="Times New Roman"/>
        </w:rPr>
        <w:t xml:space="preserve"> </w:t>
      </w:r>
      <w:r w:rsidR="00FC34E9" w:rsidRPr="000864AB">
        <w:rPr>
          <w:rFonts w:ascii="Times New Roman" w:hAnsi="Times New Roman"/>
        </w:rPr>
        <w:t>by considering the instance in which W = 2</w:t>
      </w:r>
      <w:r w:rsidR="00FC34E9" w:rsidRPr="000864AB">
        <w:rPr>
          <w:rFonts w:ascii="Times New Roman" w:hAnsi="Times New Roman"/>
          <w:vertAlign w:val="superscript"/>
        </w:rPr>
        <w:t>n</w:t>
      </w:r>
      <w:r w:rsidR="00FC34E9" w:rsidRPr="000864AB">
        <w:rPr>
          <w:rFonts w:ascii="Times New Roman" w:hAnsi="Times New Roman"/>
        </w:rPr>
        <w:t xml:space="preserve"> </w:t>
      </w:r>
      <w:r w:rsidR="00FC34E9" w:rsidRPr="000864AB">
        <w:rPr>
          <w:rFonts w:ascii="Times New Roman" w:hAnsi="Times New Roman" w:cs="Times New Roman"/>
        </w:rPr>
        <w:t xml:space="preserve">– </w:t>
      </w:r>
      <w:r w:rsidR="00FC34E9" w:rsidRPr="000864AB">
        <w:rPr>
          <w:rFonts w:ascii="Times New Roman" w:hAnsi="Times New Roman"/>
        </w:rPr>
        <w:t>2  and w</w:t>
      </w:r>
      <w:r w:rsidR="00FC34E9" w:rsidRPr="000864AB">
        <w:rPr>
          <w:rFonts w:ascii="Times New Roman" w:hAnsi="Times New Roman"/>
          <w:vertAlign w:val="subscript"/>
        </w:rPr>
        <w:t>i</w:t>
      </w:r>
      <w:r w:rsidR="00FC34E9" w:rsidRPr="000864AB">
        <w:rPr>
          <w:rFonts w:ascii="Times New Roman" w:hAnsi="Times New Roman"/>
        </w:rPr>
        <w:t xml:space="preserve"> = 2</w:t>
      </w:r>
      <w:r w:rsidR="00FC34E9" w:rsidRPr="000864AB">
        <w:rPr>
          <w:rFonts w:ascii="Times New Roman" w:hAnsi="Times New Roman"/>
          <w:vertAlign w:val="superscript"/>
        </w:rPr>
        <w:t>i</w:t>
      </w:r>
      <w:r w:rsidR="00FC34E9" w:rsidRPr="000864AB">
        <w:rPr>
          <w:rFonts w:ascii="Times New Roman" w:hAnsi="Times New Roman" w:cs="Times New Roman"/>
          <w:vertAlign w:val="superscript"/>
        </w:rPr>
        <w:t>–</w:t>
      </w:r>
      <w:r w:rsidR="00FC34E9" w:rsidRPr="000864AB">
        <w:rPr>
          <w:rFonts w:ascii="Times New Roman" w:hAnsi="Times New Roman"/>
          <w:vertAlign w:val="superscript"/>
        </w:rPr>
        <w:t>1</w:t>
      </w:r>
      <w:r w:rsidR="00FC34E9" w:rsidRPr="000864AB">
        <w:rPr>
          <w:rFonts w:ascii="Times New Roman" w:hAnsi="Times New Roman"/>
        </w:rPr>
        <w:t xml:space="preserve">  for 1 </w:t>
      </w:r>
      <w:r w:rsidR="00FC34E9" w:rsidRPr="000864AB">
        <w:rPr>
          <w:rFonts w:ascii="Times New Roman" w:hAnsi="Times New Roman" w:cs="Times New Roman"/>
        </w:rPr>
        <w:t xml:space="preserve">≤ </w:t>
      </w:r>
      <w:r w:rsidR="00FC34E9" w:rsidRPr="000864AB">
        <w:rPr>
          <w:rFonts w:ascii="Times New Roman" w:hAnsi="Times New Roman"/>
        </w:rPr>
        <w:t xml:space="preserve">i </w:t>
      </w:r>
      <w:r w:rsidR="00FC34E9" w:rsidRPr="000864AB">
        <w:rPr>
          <w:rFonts w:ascii="Times New Roman" w:hAnsi="Times New Roman" w:cs="Times New Roman"/>
        </w:rPr>
        <w:t xml:space="preserve">≤ </w:t>
      </w:r>
      <w:r w:rsidR="00FC34E9" w:rsidRPr="000864AB">
        <w:rPr>
          <w:rFonts w:ascii="Times New Roman" w:hAnsi="Times New Roman"/>
        </w:rPr>
        <w:t>n.</w:t>
      </w:r>
    </w:p>
    <w:p w:rsidR="00FC34E9" w:rsidRPr="000864AB" w:rsidRDefault="00FC34E9" w:rsidP="00E905B8">
      <w:pPr>
        <w:tabs>
          <w:tab w:val="left" w:pos="3330"/>
          <w:tab w:val="left" w:pos="4590"/>
        </w:tabs>
        <w:spacing w:after="120"/>
        <w:rPr>
          <w:rFonts w:ascii="Times New Roman" w:hAnsi="Times New Roman"/>
        </w:rPr>
      </w:pPr>
    </w:p>
    <w:p w:rsidR="00792DD0" w:rsidRPr="000864AB" w:rsidRDefault="00427FC1" w:rsidP="00E905B8">
      <w:pPr>
        <w:tabs>
          <w:tab w:val="left" w:pos="3330"/>
        </w:tabs>
        <w:spacing w:after="120"/>
      </w:pPr>
      <w:r w:rsidRPr="000864AB">
        <w:rPr>
          <w:noProof/>
        </w:rPr>
        <w:drawing>
          <wp:anchor distT="0" distB="0" distL="114300" distR="114300" simplePos="0" relativeHeight="251684864" behindDoc="0" locked="0" layoutInCell="1" allowOverlap="1" wp14:anchorId="6D612317" wp14:editId="428C1BFF">
            <wp:simplePos x="0" y="0"/>
            <wp:positionH relativeFrom="column">
              <wp:posOffset>3719195</wp:posOffset>
            </wp:positionH>
            <wp:positionV relativeFrom="paragraph">
              <wp:posOffset>-2540</wp:posOffset>
            </wp:positionV>
            <wp:extent cx="2251710" cy="1845945"/>
            <wp:effectExtent l="0" t="0" r="0" b="1905"/>
            <wp:wrapSquare wrapText="bothSides"/>
            <wp:docPr id="26" name="Picture 26" descr="C:\fms\NEAPOLITAN_COMPLETE_SOUTIONS\JPEG (Ch04)\f01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fms\NEAPOLITAN_COMPLETE_SOUTIONS\JPEG (Ch04)\f01_2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5171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64AB">
        <w:t>C</w:t>
      </w:r>
      <w:r w:rsidR="00217E72" w:rsidRPr="000864AB">
        <w:t xml:space="preserve">onsider </w:t>
      </w:r>
      <w:r w:rsidRPr="000864AB">
        <w:t xml:space="preserve">first </w:t>
      </w:r>
      <w:r w:rsidR="00217E72" w:rsidRPr="000864AB">
        <w:t>an</w:t>
      </w:r>
      <w:r w:rsidR="00792DD0" w:rsidRPr="000864AB">
        <w:t xml:space="preserve"> example</w:t>
      </w:r>
      <w:r w:rsidRPr="000864AB">
        <w:t>:</w:t>
      </w:r>
    </w:p>
    <w:p w:rsidR="00792DD0" w:rsidRPr="000864AB" w:rsidRDefault="00792DD0" w:rsidP="00E905B8">
      <w:pPr>
        <w:tabs>
          <w:tab w:val="left" w:pos="2790"/>
          <w:tab w:val="left" w:pos="3330"/>
        </w:tabs>
        <w:spacing w:after="120"/>
      </w:pPr>
      <w:r w:rsidRPr="000864AB">
        <w:t>w</w:t>
      </w:r>
      <w:r w:rsidRPr="000864AB">
        <w:rPr>
          <w:vertAlign w:val="subscript"/>
        </w:rPr>
        <w:t>i</w:t>
      </w:r>
      <w:r w:rsidRPr="000864AB">
        <w:t xml:space="preserve"> = [0 2 4 8]</w:t>
      </w:r>
      <w:r w:rsidR="007A2220" w:rsidRPr="000864AB">
        <w:t xml:space="preserve"> </w:t>
      </w:r>
      <w:r w:rsidR="007A2220" w:rsidRPr="000864AB">
        <w:tab/>
        <w:t xml:space="preserve">1 </w:t>
      </w:r>
      <w:r w:rsidR="007A2220" w:rsidRPr="000864AB">
        <w:sym w:font="Symbol" w:char="F0A3"/>
      </w:r>
      <w:r w:rsidR="007A2220" w:rsidRPr="000864AB">
        <w:t xml:space="preserve"> i </w:t>
      </w:r>
      <w:r w:rsidR="007A2220" w:rsidRPr="000864AB">
        <w:sym w:font="Symbol" w:char="F0A3"/>
      </w:r>
      <w:r w:rsidR="00427FC1" w:rsidRPr="000864AB">
        <w:t xml:space="preserve"> 4</w:t>
      </w:r>
    </w:p>
    <w:p w:rsidR="00792DD0" w:rsidRPr="000864AB" w:rsidRDefault="00427FC1" w:rsidP="00E905B8">
      <w:pPr>
        <w:tabs>
          <w:tab w:val="left" w:pos="2520"/>
        </w:tabs>
        <w:spacing w:after="120"/>
      </w:pPr>
      <w:r w:rsidRPr="000864AB">
        <w:t>w = 14 if n = 4</w:t>
      </w:r>
    </w:p>
    <w:p w:rsidR="007A2220" w:rsidRPr="000864AB" w:rsidRDefault="00792DD0" w:rsidP="00E905B8">
      <w:pPr>
        <w:tabs>
          <w:tab w:val="left" w:pos="3330"/>
        </w:tabs>
        <w:spacing w:after="120"/>
      </w:pPr>
      <w:r w:rsidRPr="000864AB">
        <w:t xml:space="preserve">The total number of array entries computed </w:t>
      </w:r>
      <w:r w:rsidR="00520910" w:rsidRPr="000864AB">
        <w:t>is</w:t>
      </w:r>
    </w:p>
    <w:p w:rsidR="00792DD0" w:rsidRPr="000864AB" w:rsidRDefault="00792DD0" w:rsidP="00E905B8">
      <w:pPr>
        <w:tabs>
          <w:tab w:val="left" w:pos="3330"/>
        </w:tabs>
        <w:spacing w:after="120"/>
      </w:pPr>
      <w:r w:rsidRPr="000864AB">
        <w:t>1</w:t>
      </w:r>
      <w:r w:rsidR="00520910" w:rsidRPr="000864AB">
        <w:t xml:space="preserve"> </w:t>
      </w:r>
      <w:r w:rsidRPr="000864AB">
        <w:t>+</w:t>
      </w:r>
      <w:r w:rsidR="00520910" w:rsidRPr="000864AB">
        <w:t xml:space="preserve"> </w:t>
      </w:r>
      <w:r w:rsidRPr="000864AB">
        <w:t>1</w:t>
      </w:r>
      <w:r w:rsidR="00520910" w:rsidRPr="000864AB">
        <w:t xml:space="preserve"> </w:t>
      </w:r>
      <w:r w:rsidRPr="000864AB">
        <w:t>+</w:t>
      </w:r>
      <w:r w:rsidR="00520910" w:rsidRPr="000864AB">
        <w:t xml:space="preserve"> </w:t>
      </w:r>
      <w:r w:rsidRPr="000864AB">
        <w:t>2</w:t>
      </w:r>
      <w:r w:rsidR="00520910" w:rsidRPr="000864AB">
        <w:t xml:space="preserve"> </w:t>
      </w:r>
      <w:r w:rsidRPr="000864AB">
        <w:t>+</w:t>
      </w:r>
      <w:r w:rsidR="00520910" w:rsidRPr="000864AB">
        <w:t xml:space="preserve"> </w:t>
      </w:r>
      <w:r w:rsidRPr="000864AB">
        <w:t>2</w:t>
      </w:r>
      <w:r w:rsidRPr="000864AB">
        <w:rPr>
          <w:vertAlign w:val="superscript"/>
        </w:rPr>
        <w:t>2</w:t>
      </w:r>
    </w:p>
    <w:p w:rsidR="00792DD0" w:rsidRPr="000864AB" w:rsidRDefault="00427FC1" w:rsidP="00E905B8">
      <w:pPr>
        <w:tabs>
          <w:tab w:val="left" w:pos="3330"/>
        </w:tabs>
        <w:spacing w:after="120"/>
      </w:pPr>
      <w:r w:rsidRPr="000864AB">
        <w:t>Generalizing for n we have</w:t>
      </w:r>
    </w:p>
    <w:p w:rsidR="00792DD0" w:rsidRPr="000864AB" w:rsidRDefault="00792DD0" w:rsidP="00E905B8">
      <w:pPr>
        <w:tabs>
          <w:tab w:val="left" w:pos="3330"/>
        </w:tabs>
        <w:spacing w:after="120"/>
      </w:pPr>
      <w:r w:rsidRPr="000864AB">
        <w:t>1</w:t>
      </w:r>
      <w:r w:rsidR="00520910" w:rsidRPr="000864AB">
        <w:t xml:space="preserve"> </w:t>
      </w:r>
      <w:r w:rsidRPr="000864AB">
        <w:t>+</w:t>
      </w:r>
      <w:r w:rsidR="00520910" w:rsidRPr="000864AB">
        <w:t xml:space="preserve"> </w:t>
      </w:r>
      <w:r w:rsidRPr="000864AB">
        <w:t>(1</w:t>
      </w:r>
      <w:r w:rsidR="00520910" w:rsidRPr="000864AB">
        <w:t xml:space="preserve"> </w:t>
      </w:r>
      <w:r w:rsidRPr="000864AB">
        <w:t>+</w:t>
      </w:r>
      <w:r w:rsidR="00520910" w:rsidRPr="000864AB">
        <w:t xml:space="preserve"> </w:t>
      </w:r>
      <w:r w:rsidRPr="000864AB">
        <w:t>2</w:t>
      </w:r>
      <w:r w:rsidR="00520910" w:rsidRPr="000864AB">
        <w:t xml:space="preserve"> </w:t>
      </w:r>
      <w:r w:rsidRPr="000864AB">
        <w:t>+</w:t>
      </w:r>
      <w:r w:rsidR="00520910" w:rsidRPr="000864AB">
        <w:t xml:space="preserve"> </w:t>
      </w:r>
      <w:r w:rsidRPr="000864AB">
        <w:t>2</w:t>
      </w:r>
      <w:r w:rsidRPr="000864AB">
        <w:rPr>
          <w:vertAlign w:val="superscript"/>
        </w:rPr>
        <w:t>2</w:t>
      </w:r>
      <w:r w:rsidR="00520910" w:rsidRPr="000864AB">
        <w:t xml:space="preserve"> </w:t>
      </w:r>
      <w:r w:rsidRPr="000864AB">
        <w:t>+</w:t>
      </w:r>
      <w:r w:rsidRPr="000864AB">
        <w:sym w:font="Symbol" w:char="F0D7"/>
      </w:r>
      <w:r w:rsidR="00E36108" w:rsidRPr="000864AB">
        <w:sym w:font="Symbol" w:char="F0BC"/>
      </w:r>
      <w:r w:rsidRPr="000864AB">
        <w:sym w:font="Symbol" w:char="F0D7"/>
      </w:r>
      <w:r w:rsidRPr="000864AB">
        <w:t>+2</w:t>
      </w:r>
      <w:r w:rsidRPr="000864AB">
        <w:rPr>
          <w:vertAlign w:val="superscript"/>
        </w:rPr>
        <w:t>n</w:t>
      </w:r>
      <w:r w:rsidRPr="000864AB">
        <w:t xml:space="preserve">) </w:t>
      </w:r>
      <w:r w:rsidR="00427FC1" w:rsidRPr="000864AB">
        <w:tab/>
      </w:r>
      <w:r w:rsidRPr="000864AB">
        <w:t>= 1</w:t>
      </w:r>
      <w:r w:rsidR="00E36108" w:rsidRPr="000864AB">
        <w:t xml:space="preserve"> </w:t>
      </w:r>
      <w:r w:rsidRPr="000864AB">
        <w:t>+</w:t>
      </w:r>
      <w:r w:rsidR="00E36108" w:rsidRPr="000864AB">
        <w:t xml:space="preserve"> </w:t>
      </w:r>
      <w:r w:rsidRPr="000864AB">
        <w:t>|(2</w:t>
      </w:r>
      <w:r w:rsidRPr="000864AB">
        <w:rPr>
          <w:vertAlign w:val="superscript"/>
        </w:rPr>
        <w:t>n</w:t>
      </w:r>
      <w:r w:rsidR="00E36108" w:rsidRPr="000864AB">
        <w:rPr>
          <w:vertAlign w:val="superscript"/>
        </w:rPr>
        <w:t xml:space="preserve"> </w:t>
      </w:r>
      <w:r w:rsidRPr="000864AB">
        <w:rPr>
          <w:vertAlign w:val="superscript"/>
        </w:rPr>
        <w:t>+</w:t>
      </w:r>
      <w:r w:rsidR="00E36108" w:rsidRPr="000864AB">
        <w:rPr>
          <w:vertAlign w:val="superscript"/>
        </w:rPr>
        <w:t xml:space="preserve"> </w:t>
      </w:r>
      <w:r w:rsidRPr="000864AB">
        <w:rPr>
          <w:vertAlign w:val="superscript"/>
        </w:rPr>
        <w:t>1</w:t>
      </w:r>
      <w:r w:rsidR="00520910" w:rsidRPr="000864AB">
        <w:t xml:space="preserve"> </w:t>
      </w:r>
      <w:r w:rsidRPr="000864AB">
        <w:t>–</w:t>
      </w:r>
      <w:r w:rsidR="00520910" w:rsidRPr="000864AB">
        <w:t xml:space="preserve"> </w:t>
      </w:r>
      <w:r w:rsidRPr="000864AB">
        <w:t>1)</w:t>
      </w:r>
    </w:p>
    <w:p w:rsidR="00792DD0" w:rsidRPr="000864AB" w:rsidRDefault="00427FC1" w:rsidP="00E905B8">
      <w:pPr>
        <w:tabs>
          <w:tab w:val="left" w:pos="3330"/>
        </w:tabs>
        <w:spacing w:after="120"/>
        <w:ind w:firstLine="2070"/>
      </w:pPr>
      <w:r w:rsidRPr="000864AB">
        <w:tab/>
      </w:r>
      <w:r w:rsidR="00792DD0" w:rsidRPr="000864AB">
        <w:t>=2</w:t>
      </w:r>
      <w:r w:rsidR="00792DD0" w:rsidRPr="000864AB">
        <w:rPr>
          <w:vertAlign w:val="superscript"/>
        </w:rPr>
        <w:t>n</w:t>
      </w:r>
      <w:r w:rsidR="00E36108" w:rsidRPr="000864AB">
        <w:rPr>
          <w:vertAlign w:val="superscript"/>
        </w:rPr>
        <w:t xml:space="preserve"> </w:t>
      </w:r>
      <w:r w:rsidR="00792DD0" w:rsidRPr="000864AB">
        <w:rPr>
          <w:vertAlign w:val="superscript"/>
        </w:rPr>
        <w:t>+</w:t>
      </w:r>
      <w:r w:rsidR="00E36108" w:rsidRPr="000864AB">
        <w:rPr>
          <w:vertAlign w:val="superscript"/>
        </w:rPr>
        <w:t xml:space="preserve"> </w:t>
      </w:r>
      <w:r w:rsidR="00792DD0" w:rsidRPr="000864AB">
        <w:rPr>
          <w:vertAlign w:val="superscript"/>
        </w:rPr>
        <w:t>1</w:t>
      </w:r>
      <w:r w:rsidRPr="000864AB">
        <w:t xml:space="preserve"> = 2·</w:t>
      </w:r>
      <w:r w:rsidR="00792DD0" w:rsidRPr="000864AB">
        <w:t>2</w:t>
      </w:r>
      <w:r w:rsidR="00792DD0" w:rsidRPr="000864AB">
        <w:rPr>
          <w:vertAlign w:val="superscript"/>
        </w:rPr>
        <w:t>n</w:t>
      </w:r>
      <w:r w:rsidRPr="000864AB">
        <w:t xml:space="preserve"> = </w:t>
      </w:r>
      <w:r w:rsidRPr="000864AB">
        <w:rPr>
          <w:rFonts w:ascii="Symbol" w:hAnsi="Symbol"/>
        </w:rPr>
        <w:t></w:t>
      </w:r>
      <w:r w:rsidR="00792DD0" w:rsidRPr="000864AB">
        <w:t>(2</w:t>
      </w:r>
      <w:r w:rsidR="00792DD0" w:rsidRPr="000864AB">
        <w:rPr>
          <w:vertAlign w:val="superscript"/>
        </w:rPr>
        <w:t>n</w:t>
      </w:r>
      <w:r w:rsidR="00792DD0" w:rsidRPr="000864AB">
        <w:t>)</w:t>
      </w:r>
    </w:p>
    <w:p w:rsidR="00B5239D" w:rsidRDefault="00B5239D" w:rsidP="00E905B8">
      <w:pPr>
        <w:tabs>
          <w:tab w:val="left" w:pos="3330"/>
        </w:tabs>
        <w:spacing w:after="120"/>
        <w:rPr>
          <w:b/>
        </w:rPr>
      </w:pPr>
    </w:p>
    <w:p w:rsidR="00B5239D" w:rsidRDefault="00B5239D" w:rsidP="00E905B8">
      <w:pPr>
        <w:tabs>
          <w:tab w:val="left" w:pos="3330"/>
        </w:tabs>
        <w:spacing w:after="120"/>
        <w:rPr>
          <w:b/>
        </w:rPr>
      </w:pPr>
    </w:p>
    <w:p w:rsidR="00BD77AB" w:rsidRPr="000864AB" w:rsidRDefault="00DF778D" w:rsidP="00E905B8">
      <w:pPr>
        <w:tabs>
          <w:tab w:val="left" w:pos="3330"/>
        </w:tabs>
        <w:spacing w:after="120"/>
      </w:pPr>
      <w:r w:rsidRPr="000864AB">
        <w:rPr>
          <w:b/>
        </w:rPr>
        <w:t>43)</w:t>
      </w:r>
      <w:r w:rsidRPr="000864AB">
        <w:t xml:space="preserve"> </w:t>
      </w:r>
      <w:r w:rsidR="00BD77AB" w:rsidRPr="000864AB">
        <w:t>Show that in the refined dynamic programming algorithm for the 0-1 Knapsack problem, the total number of entries computed is about (W + 1) x (n + 1) / 2, when n = W + 1 and w</w:t>
      </w:r>
      <w:r w:rsidR="00BD77AB" w:rsidRPr="000864AB">
        <w:rPr>
          <w:vertAlign w:val="subscript"/>
        </w:rPr>
        <w:t>i</w:t>
      </w:r>
      <w:r w:rsidR="00BD77AB" w:rsidRPr="000864AB">
        <w:t xml:space="preserve"> = 1 for all i.</w:t>
      </w:r>
    </w:p>
    <w:p w:rsidR="00F40AB2" w:rsidRPr="000864AB" w:rsidRDefault="00F40AB2" w:rsidP="00E905B8">
      <w:pPr>
        <w:tabs>
          <w:tab w:val="left" w:pos="3330"/>
        </w:tabs>
        <w:spacing w:after="120"/>
      </w:pPr>
    </w:p>
    <w:p w:rsidR="00BD7117" w:rsidRPr="000864AB" w:rsidRDefault="00F40AB2" w:rsidP="00E905B8">
      <w:pPr>
        <w:tabs>
          <w:tab w:val="left" w:pos="3330"/>
        </w:tabs>
        <w:spacing w:after="120"/>
      </w:pPr>
      <w:r w:rsidRPr="000864AB">
        <w:t>Let’s examine first the example n = 4, W</w:t>
      </w:r>
      <w:r w:rsidR="00BD7117" w:rsidRPr="000864AB">
        <w:t xml:space="preserve"> = 3</w:t>
      </w:r>
      <w:r w:rsidRPr="000864AB">
        <w:t>, w</w:t>
      </w:r>
      <w:r w:rsidR="00BD7117" w:rsidRPr="000864AB">
        <w:t xml:space="preserve"> = [1 1 1 1]</w:t>
      </w:r>
      <w:r w:rsidRPr="000864AB">
        <w:t xml:space="preserve">, </w:t>
      </w:r>
      <w:r w:rsidR="00BD7117" w:rsidRPr="000864AB">
        <w:t xml:space="preserve"> 1 </w:t>
      </w:r>
      <w:r w:rsidR="00BD7117" w:rsidRPr="000864AB">
        <w:sym w:font="Symbol" w:char="F0A3"/>
      </w:r>
      <w:r w:rsidR="00BD7117" w:rsidRPr="000864AB">
        <w:t xml:space="preserve"> i </w:t>
      </w:r>
      <w:r w:rsidR="00BD7117" w:rsidRPr="000864AB">
        <w:sym w:font="Symbol" w:char="F0A3"/>
      </w:r>
      <w:r w:rsidRPr="000864AB">
        <w:t xml:space="preserve"> 4</w:t>
      </w:r>
    </w:p>
    <w:p w:rsidR="00BD7117" w:rsidRPr="000864AB" w:rsidRDefault="00F40AB2" w:rsidP="00E905B8">
      <w:pPr>
        <w:tabs>
          <w:tab w:val="left" w:pos="3330"/>
        </w:tabs>
        <w:spacing w:after="120"/>
      </w:pPr>
      <w:r w:rsidRPr="000864AB">
        <w:rPr>
          <w:noProof/>
        </w:rPr>
        <w:drawing>
          <wp:anchor distT="0" distB="0" distL="114300" distR="114300" simplePos="0" relativeHeight="251676672" behindDoc="0" locked="0" layoutInCell="1" allowOverlap="1" wp14:anchorId="141ADC08" wp14:editId="6577E2F0">
            <wp:simplePos x="0" y="0"/>
            <wp:positionH relativeFrom="column">
              <wp:posOffset>2364105</wp:posOffset>
            </wp:positionH>
            <wp:positionV relativeFrom="paragraph">
              <wp:posOffset>205740</wp:posOffset>
            </wp:positionV>
            <wp:extent cx="3589020" cy="1616075"/>
            <wp:effectExtent l="0" t="0" r="0" b="3175"/>
            <wp:wrapSquare wrapText="bothSides"/>
            <wp:docPr id="27" name="Picture 27" descr="C:\fms\NEAPOLITAN_COMPLETE_SOUTIONS\JPEG (Ch04)\f01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fms\NEAPOLITAN_COMPLETE_SOUTIONS\JPEG (Ch04)\f01_28.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89020" cy="161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64AB">
        <w:t>(W + 1) x (n + 1) / 2 = 10, which exactly matches the number of entries:</w:t>
      </w:r>
    </w:p>
    <w:p w:rsidR="00BD7117" w:rsidRPr="000864AB" w:rsidRDefault="00BD7117" w:rsidP="00E905B8">
      <w:pPr>
        <w:tabs>
          <w:tab w:val="left" w:pos="3330"/>
        </w:tabs>
        <w:spacing w:after="120"/>
      </w:pPr>
    </w:p>
    <w:p w:rsidR="00BD7117" w:rsidRPr="000864AB" w:rsidRDefault="00BD7117" w:rsidP="00E905B8">
      <w:pPr>
        <w:tabs>
          <w:tab w:val="left" w:pos="3330"/>
        </w:tabs>
        <w:spacing w:after="120"/>
      </w:pPr>
    </w:p>
    <w:p w:rsidR="00CC18BD" w:rsidRPr="000864AB" w:rsidRDefault="00CC18BD" w:rsidP="00E905B8">
      <w:pPr>
        <w:tabs>
          <w:tab w:val="left" w:pos="3330"/>
        </w:tabs>
        <w:spacing w:after="120"/>
      </w:pPr>
    </w:p>
    <w:p w:rsidR="00BD7117" w:rsidRPr="000864AB" w:rsidRDefault="00BD7117" w:rsidP="00E905B8">
      <w:pPr>
        <w:tabs>
          <w:tab w:val="left" w:pos="3330"/>
        </w:tabs>
        <w:spacing w:after="120"/>
      </w:pPr>
    </w:p>
    <w:p w:rsidR="00BD7117" w:rsidRPr="000864AB" w:rsidRDefault="00BD7117" w:rsidP="00E905B8">
      <w:pPr>
        <w:tabs>
          <w:tab w:val="left" w:pos="3330"/>
        </w:tabs>
        <w:spacing w:after="120"/>
      </w:pPr>
      <w:r w:rsidRPr="000864AB">
        <w:t>Generalizing</w:t>
      </w:r>
      <w:r w:rsidR="00F40AB2" w:rsidRPr="000864AB">
        <w:t>, t</w:t>
      </w:r>
      <w:r w:rsidRPr="000864AB">
        <w:t xml:space="preserve">he total number of </w:t>
      </w:r>
      <w:r w:rsidRPr="000864AB">
        <w:lastRenderedPageBreak/>
        <w:t xml:space="preserve">array entries computed </w:t>
      </w:r>
      <w:r w:rsidR="00520910" w:rsidRPr="000864AB">
        <w:t>is</w:t>
      </w:r>
    </w:p>
    <w:p w:rsidR="00BD7117" w:rsidRPr="000864AB" w:rsidRDefault="00BD7117" w:rsidP="00E905B8">
      <w:pPr>
        <w:tabs>
          <w:tab w:val="left" w:pos="3330"/>
        </w:tabs>
        <w:spacing w:after="120"/>
      </w:pPr>
      <w:r w:rsidRPr="000864AB">
        <w:rPr>
          <w:position w:val="-24"/>
        </w:rPr>
        <w:object w:dxaOrig="2560" w:dyaOrig="620">
          <v:shape id="_x0000_i1027" type="#_x0000_t75" style="width:128.25pt;height:30.75pt" o:ole="">
            <v:imagedata r:id="rId61" o:title=""/>
          </v:shape>
          <o:OLEObject Type="Embed" ProgID="Equation.DSMT4" ShapeID="_x0000_i1027" DrawAspect="Content" ObjectID="_1462770785" r:id="rId62"/>
        </w:object>
      </w:r>
    </w:p>
    <w:p w:rsidR="00BD7117" w:rsidRPr="000864AB" w:rsidRDefault="00F40AB2" w:rsidP="00E905B8">
      <w:pPr>
        <w:tabs>
          <w:tab w:val="left" w:pos="3330"/>
        </w:tabs>
        <w:spacing w:after="120"/>
      </w:pPr>
      <w:r w:rsidRPr="000864AB">
        <w:t>W</w:t>
      </w:r>
      <w:r w:rsidR="00BD7117" w:rsidRPr="000864AB">
        <w:t>hen n = w</w:t>
      </w:r>
      <w:r w:rsidR="00520910" w:rsidRPr="000864AB">
        <w:t xml:space="preserve"> </w:t>
      </w:r>
      <w:r w:rsidR="00BD7117" w:rsidRPr="000864AB">
        <w:t>+</w:t>
      </w:r>
      <w:r w:rsidR="00520910" w:rsidRPr="000864AB">
        <w:t xml:space="preserve"> </w:t>
      </w:r>
      <w:r w:rsidR="00BD7117" w:rsidRPr="000864AB">
        <w:t>1, the total array entries computed</w:t>
      </w:r>
      <w:r w:rsidR="001407BA" w:rsidRPr="000864AB">
        <w:t xml:space="preserve"> </w:t>
      </w:r>
      <w:r w:rsidR="00520910" w:rsidRPr="000864AB">
        <w:t>is</w:t>
      </w:r>
      <w:r w:rsidRPr="000864AB">
        <w:t xml:space="preserve"> therefore  </w:t>
      </w:r>
      <w:r w:rsidR="00BD7117" w:rsidRPr="000864AB">
        <w:rPr>
          <w:position w:val="-24"/>
        </w:rPr>
        <w:object w:dxaOrig="1340" w:dyaOrig="620">
          <v:shape id="_x0000_i1028" type="#_x0000_t75" style="width:66.75pt;height:30.75pt" o:ole="">
            <v:imagedata r:id="rId63" o:title=""/>
          </v:shape>
          <o:OLEObject Type="Embed" ProgID="Equation.DSMT4" ShapeID="_x0000_i1028" DrawAspect="Content" ObjectID="_1462770786" r:id="rId64"/>
        </w:object>
      </w:r>
      <w:r w:rsidRPr="000864AB">
        <w:t>.</w:t>
      </w:r>
    </w:p>
    <w:p w:rsidR="00DF778D" w:rsidRDefault="00DF778D" w:rsidP="00E905B8">
      <w:pPr>
        <w:spacing w:after="120"/>
      </w:pPr>
    </w:p>
    <w:p w:rsidR="006F39D0" w:rsidRDefault="006F39D0" w:rsidP="006F39D0">
      <w:pPr>
        <w:spacing w:after="120"/>
        <w:rPr>
          <w:b/>
        </w:rPr>
      </w:pPr>
      <w:r>
        <w:rPr>
          <w:b/>
        </w:rPr>
        <w:t>Additional Exercises</w:t>
      </w:r>
    </w:p>
    <w:p w:rsidR="006F39D0" w:rsidRPr="00A114FF" w:rsidRDefault="006F39D0" w:rsidP="00E905B8">
      <w:pPr>
        <w:spacing w:after="120"/>
      </w:pPr>
    </w:p>
    <w:p w:rsidR="00F40AB2" w:rsidRPr="00462A1D" w:rsidRDefault="00DF778D" w:rsidP="00E905B8">
      <w:pPr>
        <w:spacing w:after="120"/>
        <w:rPr>
          <w:b/>
          <w:color w:val="000000" w:themeColor="text1"/>
        </w:rPr>
      </w:pPr>
      <w:r w:rsidRPr="00462A1D">
        <w:rPr>
          <w:b/>
          <w:color w:val="000000" w:themeColor="text1"/>
        </w:rPr>
        <w:t xml:space="preserve">44) </w:t>
      </w:r>
      <w:r w:rsidR="00F40AB2" w:rsidRPr="00462A1D">
        <w:rPr>
          <w:color w:val="000000" w:themeColor="text1"/>
        </w:rPr>
        <w:t>Show with a counterexample that the greedy approach does not always yield an optimal solution for the Change problem when the coins are U.S. coins and we do not have at least one of each type of coin.</w:t>
      </w:r>
    </w:p>
    <w:p w:rsidR="00F40AB2" w:rsidRPr="00462A1D" w:rsidRDefault="00F40AB2" w:rsidP="00E905B8">
      <w:pPr>
        <w:spacing w:after="120"/>
        <w:ind w:hanging="450"/>
        <w:rPr>
          <w:color w:val="000000" w:themeColor="text1"/>
        </w:rPr>
      </w:pPr>
    </w:p>
    <w:p w:rsidR="00F40AB2" w:rsidRPr="00462A1D" w:rsidRDefault="00F40AB2" w:rsidP="00E905B8">
      <w:pPr>
        <w:spacing w:after="120"/>
        <w:ind w:hanging="450"/>
        <w:rPr>
          <w:b/>
          <w:color w:val="000000" w:themeColor="text1"/>
        </w:rPr>
      </w:pPr>
    </w:p>
    <w:p w:rsidR="00AA14EA" w:rsidRPr="00462A1D" w:rsidRDefault="00AA14EA" w:rsidP="00917DE9">
      <w:pPr>
        <w:spacing w:after="120"/>
        <w:rPr>
          <w:rFonts w:cs="Times New Roman"/>
          <w:color w:val="000000" w:themeColor="text1"/>
        </w:rPr>
      </w:pPr>
      <w:r w:rsidRPr="00462A1D">
        <w:rPr>
          <w:rFonts w:cs="Times New Roman"/>
          <w:color w:val="000000" w:themeColor="text1"/>
        </w:rPr>
        <w:t xml:space="preserve">If we do not have </w:t>
      </w:r>
      <w:r w:rsidR="00F40AB2" w:rsidRPr="00462A1D">
        <w:rPr>
          <w:rFonts w:cs="Times New Roman"/>
          <w:color w:val="000000" w:themeColor="text1"/>
        </w:rPr>
        <w:t>any nickels, but have any number</w:t>
      </w:r>
      <w:r w:rsidRPr="00462A1D">
        <w:rPr>
          <w:rFonts w:cs="Times New Roman"/>
          <w:color w:val="000000" w:themeColor="text1"/>
        </w:rPr>
        <w:t xml:space="preserve"> of quarters, dime</w:t>
      </w:r>
      <w:r w:rsidR="00F40AB2" w:rsidRPr="00462A1D">
        <w:rPr>
          <w:rFonts w:cs="Times New Roman"/>
          <w:color w:val="000000" w:themeColor="text1"/>
        </w:rPr>
        <w:t>s</w:t>
      </w:r>
      <w:r w:rsidR="001407BA" w:rsidRPr="00462A1D">
        <w:rPr>
          <w:rFonts w:cs="Times New Roman"/>
          <w:color w:val="000000" w:themeColor="text1"/>
        </w:rPr>
        <w:t>,</w:t>
      </w:r>
      <w:r w:rsidRPr="00462A1D">
        <w:rPr>
          <w:rFonts w:cs="Times New Roman"/>
          <w:color w:val="000000" w:themeColor="text1"/>
        </w:rPr>
        <w:t xml:space="preserve"> and pennies, and we use greedy approach to find change $0.40</w:t>
      </w:r>
      <w:r w:rsidR="001407BA" w:rsidRPr="00462A1D">
        <w:rPr>
          <w:rFonts w:cs="Times New Roman"/>
          <w:color w:val="000000" w:themeColor="text1"/>
        </w:rPr>
        <w:t>,</w:t>
      </w:r>
      <w:r w:rsidRPr="00462A1D">
        <w:rPr>
          <w:rFonts w:cs="Times New Roman"/>
          <w:color w:val="000000" w:themeColor="text1"/>
        </w:rPr>
        <w:t xml:space="preserve"> the greedy approach gives</w:t>
      </w:r>
    </w:p>
    <w:p w:rsidR="00AA14EA" w:rsidRPr="00462A1D" w:rsidRDefault="00AA14EA" w:rsidP="00E905B8">
      <w:pPr>
        <w:spacing w:after="120"/>
        <w:ind w:hanging="450"/>
        <w:rPr>
          <w:rFonts w:cs="Times New Roman"/>
          <w:color w:val="000000" w:themeColor="text1"/>
        </w:rPr>
      </w:pPr>
    </w:p>
    <w:p w:rsidR="00AA14EA" w:rsidRPr="00462A1D" w:rsidRDefault="00AA14EA" w:rsidP="00E905B8">
      <w:pPr>
        <w:spacing w:after="120"/>
        <w:rPr>
          <w:rFonts w:cs="Times New Roman"/>
          <w:color w:val="000000" w:themeColor="text1"/>
        </w:rPr>
      </w:pPr>
      <w:r w:rsidRPr="00462A1D">
        <w:rPr>
          <w:rFonts w:cs="Times New Roman"/>
          <w:color w:val="000000" w:themeColor="text1"/>
        </w:rPr>
        <w:t>.25 + .10 + .1 + .1 + .1 + .1 + .1 = .40</w:t>
      </w:r>
      <w:r w:rsidR="00520910" w:rsidRPr="00462A1D">
        <w:rPr>
          <w:rFonts w:cs="Times New Roman"/>
          <w:color w:val="000000" w:themeColor="text1"/>
        </w:rPr>
        <w:t>,</w:t>
      </w:r>
      <w:r w:rsidR="00F40AB2" w:rsidRPr="00462A1D">
        <w:rPr>
          <w:rFonts w:cs="Times New Roman"/>
          <w:color w:val="000000" w:themeColor="text1"/>
        </w:rPr>
        <w:t xml:space="preserve"> using</w:t>
      </w:r>
      <w:r w:rsidRPr="00462A1D">
        <w:rPr>
          <w:rFonts w:cs="Times New Roman"/>
          <w:color w:val="000000" w:themeColor="text1"/>
        </w:rPr>
        <w:t xml:space="preserve"> 7 coins</w:t>
      </w:r>
      <w:r w:rsidR="00520910" w:rsidRPr="00462A1D">
        <w:rPr>
          <w:rFonts w:cs="Times New Roman"/>
          <w:color w:val="000000" w:themeColor="text1"/>
        </w:rPr>
        <w:t>.</w:t>
      </w:r>
    </w:p>
    <w:p w:rsidR="00AA14EA" w:rsidRPr="00462A1D" w:rsidRDefault="00AA14EA" w:rsidP="00E905B8">
      <w:pPr>
        <w:spacing w:after="120"/>
        <w:rPr>
          <w:rFonts w:cs="Times New Roman"/>
          <w:color w:val="000000" w:themeColor="text1"/>
        </w:rPr>
      </w:pPr>
    </w:p>
    <w:p w:rsidR="00AA14EA" w:rsidRPr="00462A1D" w:rsidRDefault="00AA14EA" w:rsidP="00E905B8">
      <w:pPr>
        <w:spacing w:after="120"/>
        <w:rPr>
          <w:rFonts w:cs="Times New Roman"/>
          <w:color w:val="000000" w:themeColor="text1"/>
        </w:rPr>
      </w:pPr>
      <w:r w:rsidRPr="00462A1D">
        <w:rPr>
          <w:rFonts w:cs="Times New Roman"/>
          <w:color w:val="000000" w:themeColor="text1"/>
        </w:rPr>
        <w:t>However</w:t>
      </w:r>
      <w:r w:rsidR="001407BA" w:rsidRPr="00462A1D">
        <w:rPr>
          <w:rFonts w:cs="Times New Roman"/>
          <w:color w:val="000000" w:themeColor="text1"/>
        </w:rPr>
        <w:t>,</w:t>
      </w:r>
      <w:r w:rsidR="00F40AB2" w:rsidRPr="00462A1D">
        <w:rPr>
          <w:rFonts w:cs="Times New Roman"/>
          <w:color w:val="000000" w:themeColor="text1"/>
        </w:rPr>
        <w:t xml:space="preserve"> we could non-greedily find</w:t>
      </w:r>
      <w:r w:rsidRPr="00462A1D">
        <w:rPr>
          <w:rFonts w:cs="Times New Roman"/>
          <w:color w:val="000000" w:themeColor="text1"/>
        </w:rPr>
        <w:t xml:space="preserve"> .10 + .10 + .10 + .10 = .40</w:t>
      </w:r>
      <w:r w:rsidR="001407BA" w:rsidRPr="00462A1D">
        <w:rPr>
          <w:rFonts w:cs="Times New Roman"/>
          <w:color w:val="000000" w:themeColor="text1"/>
        </w:rPr>
        <w:t>,</w:t>
      </w:r>
      <w:r w:rsidRPr="00462A1D">
        <w:rPr>
          <w:rFonts w:cs="Times New Roman"/>
          <w:color w:val="000000" w:themeColor="text1"/>
        </w:rPr>
        <w:t xml:space="preserve"> which uses </w:t>
      </w:r>
      <w:r w:rsidR="00F40AB2" w:rsidRPr="00462A1D">
        <w:rPr>
          <w:rFonts w:cs="Times New Roman"/>
          <w:color w:val="000000" w:themeColor="text1"/>
        </w:rPr>
        <w:t xml:space="preserve">only </w:t>
      </w:r>
      <w:r w:rsidRPr="00462A1D">
        <w:rPr>
          <w:rFonts w:cs="Times New Roman"/>
          <w:color w:val="000000" w:themeColor="text1"/>
        </w:rPr>
        <w:t>4 coins</w:t>
      </w:r>
      <w:r w:rsidR="00520910" w:rsidRPr="00462A1D">
        <w:rPr>
          <w:rFonts w:cs="Times New Roman"/>
          <w:color w:val="000000" w:themeColor="text1"/>
        </w:rPr>
        <w:t>.</w:t>
      </w:r>
    </w:p>
    <w:p w:rsidR="00DF778D" w:rsidRPr="00462A1D" w:rsidRDefault="00DF778D" w:rsidP="00E905B8">
      <w:pPr>
        <w:spacing w:after="120"/>
        <w:ind w:hanging="450"/>
        <w:rPr>
          <w:b/>
          <w:color w:val="000000" w:themeColor="text1"/>
        </w:rPr>
      </w:pPr>
    </w:p>
    <w:p w:rsidR="00462A1D" w:rsidRDefault="00462A1D" w:rsidP="00E905B8">
      <w:pPr>
        <w:spacing w:after="120"/>
        <w:ind w:hanging="450"/>
        <w:rPr>
          <w:b/>
          <w:color w:val="008000"/>
        </w:rPr>
      </w:pPr>
    </w:p>
    <w:p w:rsidR="000864AB" w:rsidRPr="00B5239D" w:rsidRDefault="00917DE9" w:rsidP="00B5239D">
      <w:pPr>
        <w:rPr>
          <w:b/>
        </w:rPr>
      </w:pPr>
      <w:r>
        <w:rPr>
          <w:b/>
        </w:rPr>
        <w:br w:type="page"/>
      </w:r>
      <w:bookmarkStart w:id="1" w:name="_GoBack"/>
      <w:bookmarkEnd w:id="1"/>
      <w:r w:rsidR="000864AB">
        <w:rPr>
          <w:b/>
        </w:rPr>
        <w:lastRenderedPageBreak/>
        <w:t xml:space="preserve">45. </w:t>
      </w:r>
      <w:r w:rsidR="000864AB" w:rsidRPr="00924E09">
        <w:t>Prove</w:t>
      </w:r>
      <w:r w:rsidR="000864AB">
        <w:t xml:space="preserve"> </w:t>
      </w:r>
      <w:r w:rsidR="000864AB" w:rsidRPr="00924E09">
        <w:t>that</w:t>
      </w:r>
      <w:r w:rsidR="000864AB">
        <w:t xml:space="preserve"> </w:t>
      </w:r>
      <w:r w:rsidR="000864AB" w:rsidRPr="00924E09">
        <w:t>a</w:t>
      </w:r>
      <w:r w:rsidR="000864AB">
        <w:t xml:space="preserve"> </w:t>
      </w:r>
      <w:r w:rsidR="000864AB" w:rsidRPr="00924E09">
        <w:t>complete</w:t>
      </w:r>
      <w:r w:rsidR="000864AB">
        <w:t xml:space="preserve"> </w:t>
      </w:r>
      <w:r w:rsidR="000864AB" w:rsidRPr="00924E09">
        <w:t>graph</w:t>
      </w:r>
      <w:r w:rsidR="000864AB">
        <w:t xml:space="preserve"> </w:t>
      </w:r>
      <w:r w:rsidR="000864AB" w:rsidRPr="00924E09">
        <w:t>(a</w:t>
      </w:r>
      <w:r w:rsidR="000864AB">
        <w:t xml:space="preserve"> </w:t>
      </w:r>
      <w:r w:rsidR="000864AB" w:rsidRPr="00924E09">
        <w:t>graph</w:t>
      </w:r>
      <w:r w:rsidR="000864AB">
        <w:t xml:space="preserve"> </w:t>
      </w:r>
      <w:r w:rsidR="000864AB" w:rsidRPr="00924E09">
        <w:t>in</w:t>
      </w:r>
      <w:r w:rsidR="000864AB">
        <w:t xml:space="preserve"> </w:t>
      </w:r>
      <w:r w:rsidR="000864AB" w:rsidRPr="00924E09">
        <w:t>which</w:t>
      </w:r>
      <w:r w:rsidR="000864AB">
        <w:t xml:space="preserve"> </w:t>
      </w:r>
      <w:r w:rsidR="000864AB" w:rsidRPr="00924E09">
        <w:t>there</w:t>
      </w:r>
      <w:r w:rsidR="000864AB">
        <w:t xml:space="preserve"> </w:t>
      </w:r>
      <w:r w:rsidR="000864AB" w:rsidRPr="00924E09">
        <w:t>is</w:t>
      </w:r>
      <w:r w:rsidR="000864AB">
        <w:t xml:space="preserve"> </w:t>
      </w:r>
      <w:r w:rsidR="000864AB" w:rsidRPr="00924E09">
        <w:t>an</w:t>
      </w:r>
      <w:r w:rsidR="000864AB">
        <w:t xml:space="preserve"> </w:t>
      </w:r>
      <w:r w:rsidR="000864AB" w:rsidRPr="00924E09">
        <w:t>edge</w:t>
      </w:r>
      <w:r w:rsidR="000864AB">
        <w:t xml:space="preserve"> </w:t>
      </w:r>
      <w:r w:rsidR="000864AB" w:rsidRPr="00924E09">
        <w:t>between</w:t>
      </w:r>
      <w:r w:rsidR="000864AB">
        <w:t xml:space="preserve"> </w:t>
      </w:r>
      <w:r w:rsidR="000864AB" w:rsidRPr="00924E09">
        <w:t>every</w:t>
      </w:r>
      <w:r w:rsidR="000864AB">
        <w:t xml:space="preserve"> </w:t>
      </w:r>
      <w:r w:rsidR="000864AB" w:rsidRPr="00924E09">
        <w:t>pair of vertices) has n</w:t>
      </w:r>
      <w:r w:rsidR="000864AB" w:rsidRPr="00F3517A">
        <w:rPr>
          <w:vertAlign w:val="superscript"/>
        </w:rPr>
        <w:t>n−2</w:t>
      </w:r>
      <w:r w:rsidR="000864AB" w:rsidRPr="00924E09">
        <w:t xml:space="preserve"> spanning trees. Here n is the number of vertices in</w:t>
      </w:r>
      <w:r w:rsidR="000864AB">
        <w:t xml:space="preserve"> </w:t>
      </w:r>
      <w:r w:rsidR="000864AB" w:rsidRPr="00924E09">
        <w:t>the graph.</w:t>
      </w:r>
    </w:p>
    <w:p w:rsidR="000864AB" w:rsidRDefault="000864AB" w:rsidP="00E905B8">
      <w:pPr>
        <w:spacing w:after="120"/>
        <w:rPr>
          <w:b/>
        </w:rPr>
      </w:pPr>
    </w:p>
    <w:p w:rsidR="000864AB" w:rsidRDefault="00A421A8" w:rsidP="00E905B8">
      <w:pPr>
        <w:spacing w:after="120"/>
        <w:rPr>
          <w:rFonts w:cs="Times New Roman"/>
        </w:rPr>
      </w:pPr>
      <w:r w:rsidRPr="00A421A8">
        <w:rPr>
          <w:rFonts w:cs="Times New Roman"/>
          <w:u w:val="single"/>
        </w:rPr>
        <w:t>Solution</w:t>
      </w:r>
      <w:r>
        <w:rPr>
          <w:rFonts w:cs="Times New Roman"/>
        </w:rPr>
        <w:t xml:space="preserve">: </w:t>
      </w:r>
      <w:r w:rsidR="000864AB">
        <w:rPr>
          <w:rFonts w:cs="Times New Roman"/>
        </w:rPr>
        <w:t xml:space="preserve">This result was first found by </w:t>
      </w:r>
      <w:r w:rsidR="000864AB" w:rsidRPr="003D0A9F">
        <w:rPr>
          <w:rFonts w:cs="Times New Roman"/>
        </w:rPr>
        <w:t>Carl Wilhelm Borchardt in 1860</w:t>
      </w:r>
      <w:r w:rsidR="000864AB">
        <w:rPr>
          <w:rFonts w:cs="Times New Roman"/>
        </w:rPr>
        <w:t>, so here we shall denote the number by B(n). While there are many proofs (and generalizations), the most intuitve is probably Jim Pitman’s (as explained in Aigner, Ziegler’s “</w:t>
      </w:r>
      <w:r w:rsidR="000864AB" w:rsidRPr="00D211E9">
        <w:rPr>
          <w:rFonts w:cs="Times New Roman"/>
        </w:rPr>
        <w:t>Proofs from THE BOOK</w:t>
      </w:r>
      <w:r w:rsidR="000864AB">
        <w:rPr>
          <w:rFonts w:cs="Times New Roman"/>
        </w:rPr>
        <w:t>”</w:t>
      </w:r>
      <w:r w:rsidR="000864AB" w:rsidRPr="00D211E9">
        <w:rPr>
          <w:rFonts w:cs="Times New Roman"/>
        </w:rPr>
        <w:t>, Springer-Verlag</w:t>
      </w:r>
      <w:r w:rsidR="000864AB">
        <w:rPr>
          <w:rFonts w:cs="Times New Roman"/>
        </w:rPr>
        <w:t>, 1998):</w:t>
      </w:r>
    </w:p>
    <w:p w:rsidR="000864AB" w:rsidRDefault="000864AB" w:rsidP="00E905B8">
      <w:pPr>
        <w:spacing w:after="120"/>
        <w:rPr>
          <w:rFonts w:cs="Times New Roman"/>
        </w:rPr>
      </w:pPr>
      <w:r>
        <w:rPr>
          <w:rFonts w:cs="Times New Roman"/>
        </w:rPr>
        <w:t>In the complete graph with n nodes, we count the ways in which we can add edges to build a spanning tree, starting from an arbitrary node. We can do this in two ways:</w:t>
      </w:r>
    </w:p>
    <w:p w:rsidR="000864AB" w:rsidRDefault="000864AB" w:rsidP="00E905B8">
      <w:pPr>
        <w:pStyle w:val="ListParagraph"/>
        <w:numPr>
          <w:ilvl w:val="0"/>
          <w:numId w:val="10"/>
        </w:numPr>
        <w:spacing w:after="120"/>
        <w:ind w:left="0"/>
        <w:rPr>
          <w:rFonts w:cs="Times New Roman"/>
        </w:rPr>
      </w:pPr>
      <w:r>
        <w:rPr>
          <w:rFonts w:cs="Times New Roman"/>
        </w:rPr>
        <w:t>First we choose any of the B(n) spanning trees. Then we can pick the root of the tree in n possible ways. For each of the roots, we can add the (n-1) edges of the tree in (n-1)! Ways, for a total of n(n-1)!B(n) = n!B(n) ways.</w:t>
      </w:r>
    </w:p>
    <w:p w:rsidR="000864AB" w:rsidRDefault="000864AB" w:rsidP="00E905B8">
      <w:pPr>
        <w:pStyle w:val="ListParagraph"/>
        <w:numPr>
          <w:ilvl w:val="0"/>
          <w:numId w:val="10"/>
        </w:numPr>
        <w:spacing w:after="120"/>
        <w:ind w:left="0"/>
        <w:rPr>
          <w:rFonts w:cs="Times New Roman"/>
        </w:rPr>
      </w:pPr>
      <w:r>
        <w:rPr>
          <w:rFonts w:cs="Times New Roman"/>
        </w:rPr>
        <w:t>We put together he tree by picking random edges at each step. The first edge can start in any of the n vertices of the graph, and it can end in any of the remaining (n-1) vertices, so we have n(n-1). The second edge can also start in any of the n vertices, but it can only end in the remaining (n-2), etc. Since we have (n-1) edges to add, the product is n</w:t>
      </w:r>
      <w:r>
        <w:rPr>
          <w:rFonts w:cs="Times New Roman"/>
          <w:vertAlign w:val="superscript"/>
        </w:rPr>
        <w:t>n-1</w:t>
      </w:r>
      <w:r>
        <w:rPr>
          <w:rFonts w:cs="Times New Roman"/>
        </w:rPr>
        <w:t>(n-1)∙(n-2)∙…∙1 = n!n</w:t>
      </w:r>
      <w:r>
        <w:rPr>
          <w:rFonts w:cs="Times New Roman"/>
          <w:vertAlign w:val="superscript"/>
        </w:rPr>
        <w:t>n-2</w:t>
      </w:r>
      <w:r>
        <w:rPr>
          <w:rFonts w:cs="Times New Roman"/>
        </w:rPr>
        <w:t>.</w:t>
      </w:r>
    </w:p>
    <w:p w:rsidR="000864AB" w:rsidRPr="00746344" w:rsidRDefault="000864AB" w:rsidP="00E905B8">
      <w:pPr>
        <w:spacing w:after="120"/>
        <w:rPr>
          <w:rFonts w:cs="Times New Roman"/>
        </w:rPr>
      </w:pPr>
      <w:r>
        <w:rPr>
          <w:rFonts w:cs="Times New Roman"/>
        </w:rPr>
        <w:t>Comparing the results from A and B above, we can simplify n! to obtain B(n) = n</w:t>
      </w:r>
      <w:r>
        <w:rPr>
          <w:rFonts w:cs="Times New Roman"/>
          <w:vertAlign w:val="superscript"/>
        </w:rPr>
        <w:t>n-2</w:t>
      </w:r>
      <w:r>
        <w:rPr>
          <w:rFonts w:cs="Times New Roman"/>
        </w:rPr>
        <w:t>.</w:t>
      </w:r>
    </w:p>
    <w:p w:rsidR="000864AB" w:rsidRDefault="000864AB" w:rsidP="00E905B8">
      <w:pPr>
        <w:spacing w:after="120"/>
        <w:rPr>
          <w:rFonts w:cs="Times New Roman"/>
        </w:rPr>
      </w:pPr>
    </w:p>
    <w:p w:rsidR="000864AB" w:rsidRDefault="00917DE9" w:rsidP="00E905B8">
      <w:pPr>
        <w:spacing w:after="120"/>
        <w:rPr>
          <w:rFonts w:cs="Times New Roman"/>
        </w:rPr>
      </w:pPr>
      <w:r>
        <w:rPr>
          <w:rFonts w:cs="Times New Roman"/>
          <w:noProof/>
        </w:rPr>
        <w:drawing>
          <wp:anchor distT="0" distB="0" distL="114300" distR="114300" simplePos="0" relativeHeight="251708416" behindDoc="0" locked="0" layoutInCell="1" allowOverlap="1" wp14:anchorId="4A4B8630" wp14:editId="4E67CAA9">
            <wp:simplePos x="0" y="0"/>
            <wp:positionH relativeFrom="column">
              <wp:posOffset>3930015</wp:posOffset>
            </wp:positionH>
            <wp:positionV relativeFrom="paragraph">
              <wp:posOffset>73660</wp:posOffset>
            </wp:positionV>
            <wp:extent cx="1899920" cy="1070610"/>
            <wp:effectExtent l="0" t="0" r="5080" b="0"/>
            <wp:wrapSquare wrapText="bothSides"/>
            <wp:docPr id="11" name="Picture 11" descr="f0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01_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99920" cy="10706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4AB">
        <w:rPr>
          <w:rFonts w:cs="Times New Roman"/>
        </w:rPr>
        <w:t>As an example, consider this complete graph with n = 3:</w:t>
      </w:r>
    </w:p>
    <w:p w:rsidR="000864AB" w:rsidRDefault="000864AB" w:rsidP="00E905B8">
      <w:pPr>
        <w:spacing w:after="120"/>
        <w:rPr>
          <w:rFonts w:cs="Times New Roman"/>
        </w:rPr>
      </w:pPr>
    </w:p>
    <w:p w:rsidR="000864AB" w:rsidRDefault="000864AB" w:rsidP="00E905B8">
      <w:pPr>
        <w:spacing w:after="120"/>
        <w:rPr>
          <w:rFonts w:cs="Times New Roman"/>
        </w:rPr>
      </w:pPr>
    </w:p>
    <w:p w:rsidR="000864AB" w:rsidRDefault="000864AB" w:rsidP="00E905B8">
      <w:pPr>
        <w:spacing w:after="120"/>
        <w:rPr>
          <w:rFonts w:cs="Times New Roman"/>
        </w:rPr>
      </w:pPr>
      <w:r>
        <w:rPr>
          <w:rFonts w:cs="Times New Roman"/>
        </w:rPr>
        <w:t xml:space="preserve">It should have </w:t>
      </w:r>
      <w:r>
        <w:rPr>
          <w:rFonts w:cs="Times New Roman"/>
          <w:i/>
        </w:rPr>
        <w:t>n</w:t>
      </w:r>
      <w:r>
        <w:rPr>
          <w:rFonts w:cs="Times New Roman"/>
          <w:i/>
          <w:vertAlign w:val="superscript"/>
        </w:rPr>
        <w:t>n</w:t>
      </w:r>
      <w:r>
        <w:rPr>
          <w:rFonts w:cs="Times New Roman"/>
          <w:vertAlign w:val="superscript"/>
        </w:rPr>
        <w:t xml:space="preserve"> – 2</w:t>
      </w:r>
      <w:r>
        <w:rPr>
          <w:rFonts w:cs="Times New Roman"/>
        </w:rPr>
        <w:t xml:space="preserve"> spanning tree = 3</w:t>
      </w:r>
      <w:r>
        <w:rPr>
          <w:rFonts w:cs="Times New Roman"/>
          <w:vertAlign w:val="superscript"/>
        </w:rPr>
        <w:t>3 – 2</w:t>
      </w:r>
      <w:r>
        <w:rPr>
          <w:rFonts w:cs="Times New Roman"/>
        </w:rPr>
        <w:t xml:space="preserve"> = 3. Indeed, below are shown all </w:t>
      </w:r>
      <w:r w:rsidRPr="00F3517A">
        <w:rPr>
          <w:rFonts w:cs="Times New Roman"/>
        </w:rPr>
        <w:t>the</w:t>
      </w:r>
      <w:r>
        <w:rPr>
          <w:rFonts w:cs="Times New Roman"/>
        </w:rPr>
        <w:t xml:space="preserve"> p</w:t>
      </w:r>
      <w:r w:rsidRPr="00F3517A">
        <w:rPr>
          <w:rFonts w:cs="Times New Roman"/>
        </w:rPr>
        <w:t>ossible spanning trees, and there are 3 of them:</w:t>
      </w:r>
    </w:p>
    <w:p w:rsidR="00917DE9" w:rsidRDefault="00917DE9" w:rsidP="00E905B8">
      <w:pPr>
        <w:spacing w:after="120"/>
        <w:rPr>
          <w:rFonts w:cs="Times New Roman"/>
          <w:u w:val="single"/>
        </w:rPr>
      </w:pPr>
    </w:p>
    <w:p w:rsidR="000864AB" w:rsidRDefault="00917DE9" w:rsidP="00E905B8">
      <w:pPr>
        <w:spacing w:after="120"/>
        <w:rPr>
          <w:rFonts w:cs="Times New Roman"/>
        </w:rPr>
      </w:pPr>
      <w:r>
        <w:rPr>
          <w:rFonts w:cs="Times New Roman"/>
          <w:noProof/>
        </w:rPr>
        <w:drawing>
          <wp:inline distT="0" distB="0" distL="0" distR="0" wp14:anchorId="1BA921A9" wp14:editId="427CFF13">
            <wp:extent cx="1738106" cy="1003111"/>
            <wp:effectExtent l="0" t="0" r="0" b="6985"/>
            <wp:docPr id="17" name="Picture 17" descr="f0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01_11"/>
                    <pic:cNvPicPr>
                      <a:picLocks noChangeAspect="1" noChangeArrowheads="1"/>
                    </pic:cNvPicPr>
                  </pic:nvPicPr>
                  <pic:blipFill rotWithShape="1">
                    <a:blip r:embed="rId66">
                      <a:extLst>
                        <a:ext uri="{28A0092B-C50C-407E-A947-70E740481C1C}">
                          <a14:useLocalDpi xmlns:a14="http://schemas.microsoft.com/office/drawing/2010/main" val="0"/>
                        </a:ext>
                      </a:extLst>
                    </a:blip>
                    <a:srcRect b="67834"/>
                    <a:stretch/>
                  </pic:blipFill>
                  <pic:spPr bwMode="auto">
                    <a:xfrm>
                      <a:off x="0" y="0"/>
                      <a:ext cx="1738099" cy="1003107"/>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rPr>
        <w:tab/>
      </w:r>
      <w:r>
        <w:rPr>
          <w:rFonts w:cs="Times New Roman"/>
          <w:noProof/>
        </w:rPr>
        <w:drawing>
          <wp:inline distT="0" distB="0" distL="0" distR="0" wp14:anchorId="50525BF6" wp14:editId="029EC0F7">
            <wp:extent cx="1738106" cy="1016759"/>
            <wp:effectExtent l="0" t="0" r="0" b="0"/>
            <wp:docPr id="45" name="Picture 45" descr="f0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01_11"/>
                    <pic:cNvPicPr>
                      <a:picLocks noChangeAspect="1" noChangeArrowheads="1"/>
                    </pic:cNvPicPr>
                  </pic:nvPicPr>
                  <pic:blipFill rotWithShape="1">
                    <a:blip r:embed="rId66">
                      <a:extLst>
                        <a:ext uri="{28A0092B-C50C-407E-A947-70E740481C1C}">
                          <a14:useLocalDpi xmlns:a14="http://schemas.microsoft.com/office/drawing/2010/main" val="0"/>
                        </a:ext>
                      </a:extLst>
                    </a:blip>
                    <a:srcRect t="34136" b="33260"/>
                    <a:stretch/>
                  </pic:blipFill>
                  <pic:spPr bwMode="auto">
                    <a:xfrm>
                      <a:off x="0" y="0"/>
                      <a:ext cx="1738099" cy="1016755"/>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rPr>
        <w:tab/>
      </w:r>
      <w:r>
        <w:rPr>
          <w:rFonts w:cs="Times New Roman"/>
          <w:noProof/>
        </w:rPr>
        <w:drawing>
          <wp:inline distT="0" distB="0" distL="0" distR="0" wp14:anchorId="1F5D79FB" wp14:editId="601D5924">
            <wp:extent cx="1738106" cy="1009934"/>
            <wp:effectExtent l="0" t="0" r="0" b="0"/>
            <wp:docPr id="46" name="Picture 46" descr="f0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01_11"/>
                    <pic:cNvPicPr>
                      <a:picLocks noChangeAspect="1" noChangeArrowheads="1"/>
                    </pic:cNvPicPr>
                  </pic:nvPicPr>
                  <pic:blipFill rotWithShape="1">
                    <a:blip r:embed="rId66">
                      <a:extLst>
                        <a:ext uri="{28A0092B-C50C-407E-A947-70E740481C1C}">
                          <a14:useLocalDpi xmlns:a14="http://schemas.microsoft.com/office/drawing/2010/main" val="0"/>
                        </a:ext>
                      </a:extLst>
                    </a:blip>
                    <a:srcRect t="67615"/>
                    <a:stretch/>
                  </pic:blipFill>
                  <pic:spPr bwMode="auto">
                    <a:xfrm>
                      <a:off x="0" y="0"/>
                      <a:ext cx="1738099" cy="1009930"/>
                    </a:xfrm>
                    <a:prstGeom prst="rect">
                      <a:avLst/>
                    </a:prstGeom>
                    <a:noFill/>
                    <a:ln>
                      <a:noFill/>
                    </a:ln>
                    <a:extLst>
                      <a:ext uri="{53640926-AAD7-44D8-BBD7-CCE9431645EC}">
                        <a14:shadowObscured xmlns:a14="http://schemas.microsoft.com/office/drawing/2010/main"/>
                      </a:ext>
                    </a:extLst>
                  </pic:spPr>
                </pic:pic>
              </a:graphicData>
            </a:graphic>
          </wp:inline>
        </w:drawing>
      </w:r>
    </w:p>
    <w:p w:rsidR="000864AB" w:rsidRDefault="000864AB" w:rsidP="00E905B8">
      <w:pPr>
        <w:spacing w:after="120"/>
        <w:rPr>
          <w:rFonts w:cs="Times New Roman"/>
        </w:rPr>
      </w:pPr>
    </w:p>
    <w:p w:rsidR="000864AB" w:rsidRDefault="000864AB" w:rsidP="00E905B8">
      <w:pPr>
        <w:spacing w:after="120"/>
        <w:ind w:hanging="450"/>
        <w:rPr>
          <w:b/>
        </w:rPr>
      </w:pPr>
    </w:p>
    <w:p w:rsidR="000864AB" w:rsidRDefault="000864AB" w:rsidP="00E905B8">
      <w:pPr>
        <w:spacing w:after="120" w:line="360" w:lineRule="auto"/>
      </w:pPr>
    </w:p>
    <w:p w:rsidR="007C0B08" w:rsidRDefault="007C0B08" w:rsidP="00E905B8">
      <w:pPr>
        <w:spacing w:after="120"/>
        <w:rPr>
          <w:b/>
          <w:color w:val="008000"/>
        </w:rPr>
      </w:pPr>
      <w:r>
        <w:rPr>
          <w:b/>
          <w:color w:val="008000"/>
        </w:rPr>
        <w:br w:type="page"/>
      </w:r>
    </w:p>
    <w:p w:rsidR="007C0B08" w:rsidRDefault="00B5239D" w:rsidP="00917DE9">
      <w:pPr>
        <w:spacing w:after="120"/>
      </w:pPr>
      <w:r w:rsidRPr="00B5239D">
        <w:rPr>
          <w:b/>
        </w:rPr>
        <w:lastRenderedPageBreak/>
        <w:t>46)</w:t>
      </w:r>
      <w:r w:rsidR="007C0B08">
        <w:t xml:space="preserve"> Use a greedy approach to write an algorithm for the traveling salesman problem. Show that your algorithm does not always find a minimum-length tour.</w:t>
      </w:r>
    </w:p>
    <w:p w:rsidR="007C0B08" w:rsidRDefault="007C0B08" w:rsidP="00E905B8">
      <w:pPr>
        <w:spacing w:after="120"/>
        <w:rPr>
          <w:u w:val="double"/>
        </w:rPr>
      </w:pPr>
    </w:p>
    <w:p w:rsidR="007C0B08" w:rsidRDefault="007C0B08" w:rsidP="00E905B8">
      <w:pPr>
        <w:spacing w:after="120"/>
      </w:pPr>
      <w:r>
        <w:rPr>
          <w:u w:val="double"/>
        </w:rPr>
        <w:t>Nearest-neighbor</w:t>
      </w:r>
      <w:r w:rsidRPr="00DC2531">
        <w:t xml:space="preserve"> </w:t>
      </w:r>
      <w:r>
        <w:t>algorithm:</w:t>
      </w:r>
    </w:p>
    <w:p w:rsidR="007C0B08" w:rsidRDefault="007C0B08" w:rsidP="00E905B8">
      <w:pPr>
        <w:spacing w:after="120"/>
      </w:pPr>
      <w:r>
        <w:t>Initialize:</w:t>
      </w:r>
    </w:p>
    <w:p w:rsidR="007C0B08" w:rsidRDefault="007C0B08" w:rsidP="00E905B8">
      <w:pPr>
        <w:spacing w:after="120"/>
        <w:ind w:firstLine="720"/>
      </w:pPr>
      <w:r>
        <w:t>set of unused vertices is all vertices in graph: U = V</w:t>
      </w:r>
    </w:p>
    <w:p w:rsidR="007C0B08" w:rsidRDefault="007C0B08" w:rsidP="00E905B8">
      <w:pPr>
        <w:spacing w:after="120"/>
        <w:ind w:firstLine="720"/>
      </w:pPr>
      <w:r>
        <w:t>list of nodes in the Hamiltonian circuit is empty: H = []</w:t>
      </w:r>
    </w:p>
    <w:p w:rsidR="007C0B08" w:rsidRDefault="007C0B08" w:rsidP="00E905B8">
      <w:pPr>
        <w:spacing w:after="120"/>
      </w:pPr>
      <w:r>
        <w:t>Start with a randomly chosen vertex vi → add vi to H</w:t>
      </w:r>
    </w:p>
    <w:p w:rsidR="007C0B08" w:rsidRDefault="007C0B08" w:rsidP="00E905B8">
      <w:pPr>
        <w:spacing w:after="120"/>
      </w:pPr>
      <w:r>
        <w:t>Repeat (n-1) times:</w:t>
      </w:r>
    </w:p>
    <w:p w:rsidR="007C0B08" w:rsidRDefault="007C0B08" w:rsidP="00E905B8">
      <w:pPr>
        <w:spacing w:after="120"/>
        <w:ind w:firstLine="720"/>
      </w:pPr>
      <w:r>
        <w:t>Choose the edge of minimum weight that starts in vi: e = (vi, vj)</w:t>
      </w:r>
    </w:p>
    <w:p w:rsidR="007C0B08" w:rsidRDefault="007C0B08" w:rsidP="00E905B8">
      <w:pPr>
        <w:spacing w:after="120"/>
        <w:ind w:firstLine="720"/>
      </w:pPr>
      <w:r>
        <w:t>Add vj to H</w:t>
      </w:r>
    </w:p>
    <w:p w:rsidR="007C0B08" w:rsidRDefault="007C0B08" w:rsidP="00E905B8">
      <w:pPr>
        <w:spacing w:after="120"/>
        <w:ind w:firstLine="720"/>
      </w:pPr>
      <w:r>
        <w:t>Remove vi from U</w:t>
      </w:r>
    </w:p>
    <w:p w:rsidR="007C0B08" w:rsidRDefault="007C0B08" w:rsidP="00E905B8">
      <w:pPr>
        <w:spacing w:after="120"/>
        <w:ind w:firstLine="720"/>
      </w:pPr>
    </w:p>
    <w:p w:rsidR="007C0B08" w:rsidRDefault="007C0B08" w:rsidP="00E905B8">
      <w:pPr>
        <w:spacing w:after="120"/>
      </w:pPr>
      <w:r>
        <w:t>This is obviously Q(n</w:t>
      </w:r>
      <w:r>
        <w:rPr>
          <w:vertAlign w:val="superscript"/>
        </w:rPr>
        <w:t>2</w:t>
      </w:r>
      <w:r>
        <w:t>) in the worst case, since at any of the (n-1) vertices we may have to examine (n-1) edges. In a general graph, it can fail to find a circuit, even if such a circuit exists, but then the problem of finding a circuit is NP-complete anyway (see ch.9), so it cannot be solved greedily.</w:t>
      </w:r>
    </w:p>
    <w:p w:rsidR="007C0B08" w:rsidRDefault="007C0B08" w:rsidP="00E905B8">
      <w:pPr>
        <w:spacing w:after="120"/>
      </w:pPr>
      <w:r>
        <w:t xml:space="preserve">The Nearest-neighbor algorithm is, however, guaranteed to find a cycle in a </w:t>
      </w:r>
      <w:r>
        <w:rPr>
          <w:b/>
        </w:rPr>
        <w:t>complete graph</w:t>
      </w:r>
      <w:r>
        <w:t>, so this is what we shall use for the example:</w:t>
      </w:r>
    </w:p>
    <w:p w:rsidR="007C0B08" w:rsidRPr="00476317" w:rsidRDefault="007C0B08" w:rsidP="00E905B8">
      <w:pPr>
        <w:spacing w:after="120"/>
      </w:pPr>
      <w:r>
        <w:rPr>
          <w:noProof/>
        </w:rPr>
        <w:drawing>
          <wp:anchor distT="0" distB="0" distL="114300" distR="114300" simplePos="0" relativeHeight="251686912" behindDoc="0" locked="0" layoutInCell="1" allowOverlap="1" wp14:anchorId="2CAD740E" wp14:editId="154A15F4">
            <wp:simplePos x="0" y="0"/>
            <wp:positionH relativeFrom="column">
              <wp:posOffset>3448685</wp:posOffset>
            </wp:positionH>
            <wp:positionV relativeFrom="paragraph">
              <wp:posOffset>144145</wp:posOffset>
            </wp:positionV>
            <wp:extent cx="2324735" cy="143065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324735" cy="1430655"/>
                    </a:xfrm>
                    <a:prstGeom prst="rect">
                      <a:avLst/>
                    </a:prstGeom>
                  </pic:spPr>
                </pic:pic>
              </a:graphicData>
            </a:graphic>
            <wp14:sizeRelH relativeFrom="page">
              <wp14:pctWidth>0</wp14:pctWidth>
            </wp14:sizeRelH>
            <wp14:sizeRelV relativeFrom="page">
              <wp14:pctHeight>0</wp14:pctHeight>
            </wp14:sizeRelV>
          </wp:anchor>
        </w:drawing>
      </w:r>
    </w:p>
    <w:p w:rsidR="007C0B08" w:rsidRDefault="007C0B08" w:rsidP="00E905B8">
      <w:pPr>
        <w:spacing w:after="120" w:line="360" w:lineRule="auto"/>
      </w:pPr>
    </w:p>
    <w:p w:rsidR="007C0B08" w:rsidRDefault="007C0B08" w:rsidP="00E905B8">
      <w:pPr>
        <w:spacing w:after="120" w:line="360" w:lineRule="auto"/>
      </w:pPr>
      <w:r>
        <w:t xml:space="preserve">Here the optimal cycle starting at v1 is obviously v1 </w:t>
      </w:r>
      <w:r w:rsidRPr="007C6A63">
        <w:t>→</w:t>
      </w:r>
      <w:r>
        <w:t xml:space="preserve"> v2 </w:t>
      </w:r>
      <w:r w:rsidRPr="007C6A63">
        <w:t>→</w:t>
      </w:r>
      <w:r>
        <w:t xml:space="preserve"> v3 </w:t>
      </w:r>
      <w:r w:rsidRPr="007C6A63">
        <w:t>→</w:t>
      </w:r>
      <w:r>
        <w:t xml:space="preserve"> v4, of cost 6, but the algorithm finds v1 </w:t>
      </w:r>
      <w:r w:rsidRPr="007C6A63">
        <w:t>→</w:t>
      </w:r>
      <w:r>
        <w:t xml:space="preserve"> v3 </w:t>
      </w:r>
      <w:r w:rsidRPr="007C6A63">
        <w:t>→</w:t>
      </w:r>
      <w:r>
        <w:t xml:space="preserve"> v2 </w:t>
      </w:r>
      <w:r w:rsidRPr="007C6A63">
        <w:t>→</w:t>
      </w:r>
      <w:r>
        <w:t xml:space="preserve"> v4, of cost 14.</w:t>
      </w:r>
    </w:p>
    <w:p w:rsidR="000864AB" w:rsidRDefault="000864AB" w:rsidP="00E905B8">
      <w:pPr>
        <w:spacing w:after="120"/>
        <w:ind w:hanging="450"/>
        <w:rPr>
          <w:b/>
          <w:color w:val="008000"/>
        </w:rPr>
      </w:pPr>
    </w:p>
    <w:p w:rsidR="009E7782" w:rsidRDefault="009E7782" w:rsidP="00E905B8">
      <w:pPr>
        <w:spacing w:after="120"/>
        <w:ind w:hanging="450"/>
        <w:rPr>
          <w:b/>
          <w:color w:val="008000"/>
        </w:rPr>
      </w:pPr>
    </w:p>
    <w:p w:rsidR="009E7782" w:rsidRDefault="009E7782" w:rsidP="00E905B8">
      <w:pPr>
        <w:spacing w:after="120"/>
        <w:ind w:hanging="450"/>
        <w:rPr>
          <w:b/>
          <w:color w:val="008000"/>
        </w:rPr>
      </w:pPr>
    </w:p>
    <w:p w:rsidR="009E7782" w:rsidRDefault="009E7782" w:rsidP="00E905B8">
      <w:pPr>
        <w:spacing w:after="120"/>
      </w:pPr>
      <w:r>
        <w:br w:type="page"/>
      </w:r>
    </w:p>
    <w:p w:rsidR="009E7782" w:rsidRDefault="00B5239D" w:rsidP="00E905B8">
      <w:pPr>
        <w:spacing w:after="120" w:line="360" w:lineRule="auto"/>
      </w:pPr>
      <w:r w:rsidRPr="00B5239D">
        <w:rPr>
          <w:b/>
        </w:rPr>
        <w:lastRenderedPageBreak/>
        <w:t>47)</w:t>
      </w:r>
      <w:r w:rsidR="009E7782">
        <w:t xml:space="preserve"> Prove that the algorithm for the Multiple-Server Scheduling problem of Exercise 19 always ﬁnds an optimal schedule.</w:t>
      </w:r>
    </w:p>
    <w:p w:rsidR="009E7782" w:rsidRDefault="009E7782" w:rsidP="00E905B8">
      <w:pPr>
        <w:spacing w:after="120" w:line="360" w:lineRule="auto"/>
      </w:pPr>
    </w:p>
    <w:p w:rsidR="009E7782" w:rsidRDefault="009E7782" w:rsidP="00E905B8">
      <w:pPr>
        <w:spacing w:after="120" w:line="360" w:lineRule="auto"/>
      </w:pPr>
      <w:r>
        <w:t>As described at the end of Section 4.3.1, the schedule S is:</w:t>
      </w:r>
    </w:p>
    <w:p w:rsidR="009E7782" w:rsidRDefault="009E7782" w:rsidP="00E905B8">
      <w:pPr>
        <w:spacing w:after="120" w:line="360" w:lineRule="auto"/>
      </w:pPr>
      <w:r>
        <w:t>Server 1 serves jobs 1,</w:t>
      </w:r>
      <w:r>
        <w:tab/>
        <w:t>(1+m),</w:t>
      </w:r>
      <w:r>
        <w:tab/>
        <w:t>(1+2m),</w:t>
      </w:r>
      <w:r>
        <w:tab/>
        <w:t>(1+3m),...</w:t>
      </w:r>
    </w:p>
    <w:p w:rsidR="009E7782" w:rsidRDefault="009E7782" w:rsidP="00E905B8">
      <w:pPr>
        <w:spacing w:after="120" w:line="360" w:lineRule="auto"/>
      </w:pPr>
      <w:r>
        <w:t>Server 2 serves jobs 2,</w:t>
      </w:r>
      <w:r>
        <w:tab/>
        <w:t>(2+m),</w:t>
      </w:r>
      <w:r>
        <w:tab/>
        <w:t>(2+2m),</w:t>
      </w:r>
      <w:r>
        <w:tab/>
        <w:t>(2+3m),...</w:t>
      </w:r>
    </w:p>
    <w:p w:rsidR="009E7782" w:rsidRDefault="009E7782" w:rsidP="00E905B8">
      <w:pPr>
        <w:spacing w:after="120" w:line="360" w:lineRule="auto"/>
      </w:pPr>
      <w:r>
        <w:t>…</w:t>
      </w:r>
    </w:p>
    <w:p w:rsidR="009E7782" w:rsidRDefault="009E7782" w:rsidP="00E905B8">
      <w:pPr>
        <w:spacing w:after="120" w:line="360" w:lineRule="auto"/>
      </w:pPr>
      <w:r>
        <w:t>Server i serves jobs i,</w:t>
      </w:r>
      <w:r>
        <w:tab/>
        <w:t>(i+m),</w:t>
      </w:r>
      <w:r>
        <w:tab/>
        <w:t>(i+2m),</w:t>
      </w:r>
      <w:r>
        <w:tab/>
        <w:t>(i+3m),..., (i+km), …</w:t>
      </w:r>
    </w:p>
    <w:p w:rsidR="009E7782" w:rsidRDefault="009E7782" w:rsidP="00E905B8">
      <w:pPr>
        <w:spacing w:after="120" w:line="360" w:lineRule="auto"/>
      </w:pPr>
      <w:r>
        <w:t>…</w:t>
      </w:r>
    </w:p>
    <w:p w:rsidR="009E7782" w:rsidRDefault="009E7782" w:rsidP="00E905B8">
      <w:pPr>
        <w:spacing w:after="120" w:line="360" w:lineRule="auto"/>
      </w:pPr>
      <w:r>
        <w:t>Server m serves jobs m,</w:t>
      </w:r>
      <w:r>
        <w:tab/>
        <w:t>(m+m),</w:t>
      </w:r>
      <w:r>
        <w:tab/>
        <w:t>(m+2m),(m+3m),...</w:t>
      </w:r>
    </w:p>
    <w:p w:rsidR="009E7782" w:rsidRDefault="009E7782" w:rsidP="00E905B8">
      <w:pPr>
        <w:spacing w:after="120" w:line="360" w:lineRule="auto"/>
      </w:pPr>
      <w:r>
        <w:t>Assume by contradiction that S is not optimal, and let S’ be an optimal schedule. S and S’ are different, so let (i,k) be the first matrix index where they differ, i.e. instead of job i+km, server i has in S’ another job, whose index in S is j+lm, and Time(i+km) &lt; Time(j+lm). If we swap in S’ the jobs i+km and j+lm, we can shift left all jobs scheduled after that. Let’s call the resulting schedule S’’.</w:t>
      </w:r>
    </w:p>
    <w:p w:rsidR="009E7782" w:rsidRDefault="009E7782" w:rsidP="00E905B8">
      <w:pPr>
        <w:spacing w:after="120" w:line="360" w:lineRule="auto"/>
      </w:pPr>
      <w:r>
        <w:t>On server i, the total time for S’’ is shorter. On the other hand, the server where j+lm went still has the same jobs before the end of j+lm, so that end (and everything after it) is still scheduled at the same time. This shows that the net change is that Time(S’’) &lt; Time(S’), which contradicts the optimality of S’.</w:t>
      </w:r>
    </w:p>
    <w:p w:rsidR="009E7782" w:rsidRDefault="009E7782" w:rsidP="00E905B8">
      <w:pPr>
        <w:spacing w:after="120"/>
        <w:ind w:hanging="450"/>
        <w:rPr>
          <w:b/>
          <w:color w:val="008000"/>
        </w:rPr>
      </w:pPr>
    </w:p>
    <w:p w:rsidR="0068126C" w:rsidRDefault="0068126C" w:rsidP="00E905B8">
      <w:pPr>
        <w:spacing w:after="120"/>
        <w:rPr>
          <w:b/>
        </w:rPr>
      </w:pPr>
      <w:r>
        <w:rPr>
          <w:b/>
        </w:rPr>
        <w:br w:type="page"/>
      </w:r>
    </w:p>
    <w:p w:rsidR="0068126C" w:rsidRPr="00A302D3" w:rsidRDefault="00B5239D" w:rsidP="00E905B8">
      <w:pPr>
        <w:spacing w:after="120"/>
      </w:pPr>
      <w:r w:rsidRPr="00B5239D">
        <w:rPr>
          <w:b/>
        </w:rPr>
        <w:lastRenderedPageBreak/>
        <w:t>48)</w:t>
      </w:r>
      <w:r w:rsidR="0068126C">
        <w:rPr>
          <w:b/>
        </w:rPr>
        <w:t xml:space="preserve"> </w:t>
      </w:r>
      <w:r w:rsidR="0068126C" w:rsidRPr="00A302D3">
        <w:t>Without constructing a Huﬀman tree, generate Huﬀman code for a given set</w:t>
      </w:r>
      <w:r w:rsidR="0068126C">
        <w:t xml:space="preserve"> </w:t>
      </w:r>
      <w:r w:rsidR="0068126C" w:rsidRPr="00A302D3">
        <w:t>of characters.</w:t>
      </w:r>
    </w:p>
    <w:p w:rsidR="0068126C" w:rsidRDefault="0068126C" w:rsidP="00E905B8">
      <w:pPr>
        <w:spacing w:after="120"/>
        <w:rPr>
          <w:b/>
        </w:rPr>
      </w:pPr>
    </w:p>
    <w:p w:rsidR="00917DE9" w:rsidRDefault="00917DE9" w:rsidP="00E905B8">
      <w:pPr>
        <w:spacing w:after="120"/>
        <w:rPr>
          <w:rFonts w:cs="Times New Roman"/>
        </w:rPr>
      </w:pPr>
    </w:p>
    <w:p w:rsidR="0068126C" w:rsidRDefault="0068126C" w:rsidP="00E905B8">
      <w:pPr>
        <w:spacing w:after="120"/>
        <w:rPr>
          <w:rFonts w:cs="Times New Roman"/>
        </w:rPr>
      </w:pPr>
      <w:r>
        <w:rPr>
          <w:rFonts w:cs="Times New Roman"/>
        </w:rPr>
        <w:t>At each step, we merge the two symbols of minimal probability into a new symbol with probability equal to the sum, and re-sort the list of symbols.</w:t>
      </w:r>
    </w:p>
    <w:p w:rsidR="0068126C" w:rsidRDefault="0068126C" w:rsidP="00E905B8">
      <w:pPr>
        <w:spacing w:after="120"/>
        <w:rPr>
          <w:rFonts w:cs="Times New Roman"/>
        </w:rPr>
      </w:pPr>
      <w:r>
        <w:rPr>
          <w:rFonts w:cs="Times New Roman"/>
        </w:rPr>
        <w:t xml:space="preserve">For example, let </w:t>
      </w:r>
      <w:r>
        <w:rPr>
          <w:rFonts w:cs="Times New Roman"/>
          <w:i/>
        </w:rPr>
        <w:t>A</w:t>
      </w:r>
      <w:r>
        <w:rPr>
          <w:rFonts w:cs="Times New Roman"/>
        </w:rPr>
        <w:t xml:space="preserve"> = {</w:t>
      </w:r>
      <w:r>
        <w:rPr>
          <w:rFonts w:cs="Times New Roman"/>
          <w:i/>
        </w:rPr>
        <w:t>a</w:t>
      </w:r>
      <w:r>
        <w:rPr>
          <w:rFonts w:cs="Times New Roman"/>
          <w:vertAlign w:val="subscript"/>
        </w:rPr>
        <w:t>1</w:t>
      </w:r>
      <w:r>
        <w:rPr>
          <w:rFonts w:cs="Times New Roman"/>
        </w:rPr>
        <w:t xml:space="preserve">, </w:t>
      </w:r>
      <w:r>
        <w:rPr>
          <w:rFonts w:cs="Times New Roman"/>
          <w:i/>
        </w:rPr>
        <w:t>a</w:t>
      </w:r>
      <w:r>
        <w:rPr>
          <w:rFonts w:cs="Times New Roman"/>
          <w:vertAlign w:val="subscript"/>
        </w:rPr>
        <w:t>2</w:t>
      </w:r>
      <w:r>
        <w:rPr>
          <w:rFonts w:cs="Times New Roman"/>
        </w:rPr>
        <w:t xml:space="preserve">, </w:t>
      </w:r>
      <w:r>
        <w:rPr>
          <w:rFonts w:cs="Times New Roman"/>
          <w:i/>
        </w:rPr>
        <w:t>a</w:t>
      </w:r>
      <w:r>
        <w:rPr>
          <w:rFonts w:cs="Times New Roman"/>
          <w:vertAlign w:val="subscript"/>
        </w:rPr>
        <w:t>3</w:t>
      </w:r>
      <w:r>
        <w:rPr>
          <w:rFonts w:cs="Times New Roman"/>
        </w:rPr>
        <w:t xml:space="preserve">, </w:t>
      </w:r>
      <w:r>
        <w:rPr>
          <w:rFonts w:cs="Times New Roman"/>
          <w:i/>
        </w:rPr>
        <w:t>a</w:t>
      </w:r>
      <w:r>
        <w:rPr>
          <w:rFonts w:cs="Times New Roman"/>
          <w:vertAlign w:val="subscript"/>
        </w:rPr>
        <w:t>4</w:t>
      </w:r>
      <w:r>
        <w:rPr>
          <w:rFonts w:cs="Times New Roman"/>
        </w:rPr>
        <w:t xml:space="preserve">, </w:t>
      </w:r>
      <w:r>
        <w:rPr>
          <w:rFonts w:cs="Times New Roman"/>
          <w:i/>
        </w:rPr>
        <w:t>a</w:t>
      </w:r>
      <w:r>
        <w:rPr>
          <w:rFonts w:cs="Times New Roman"/>
          <w:vertAlign w:val="subscript"/>
        </w:rPr>
        <w:t>5</w:t>
      </w:r>
      <w:r>
        <w:rPr>
          <w:rFonts w:cs="Times New Roman"/>
        </w:rPr>
        <w:t xml:space="preserve">} and </w:t>
      </w:r>
      <w:r>
        <w:rPr>
          <w:rFonts w:cs="Times New Roman"/>
          <w:i/>
        </w:rPr>
        <w:t>P</w:t>
      </w:r>
      <w:r>
        <w:rPr>
          <w:rFonts w:cs="Times New Roman"/>
        </w:rPr>
        <w:t xml:space="preserve"> (</w:t>
      </w:r>
      <w:r>
        <w:rPr>
          <w:rFonts w:cs="Times New Roman"/>
          <w:i/>
        </w:rPr>
        <w:t>a</w:t>
      </w:r>
      <w:r>
        <w:rPr>
          <w:rFonts w:cs="Times New Roman"/>
          <w:i/>
          <w:vertAlign w:val="subscript"/>
        </w:rPr>
        <w:t>i</w:t>
      </w:r>
      <w:r>
        <w:rPr>
          <w:rFonts w:cs="Times New Roman"/>
        </w:rPr>
        <w:t>) = {0.2, 0.4, 0.2, 0.1, 0.1}</w:t>
      </w:r>
    </w:p>
    <w:p w:rsidR="0068126C" w:rsidRDefault="0068126C" w:rsidP="00E905B8">
      <w:pPr>
        <w:spacing w:after="12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1253"/>
        <w:gridCol w:w="1242"/>
        <w:gridCol w:w="1253"/>
        <w:gridCol w:w="640"/>
        <w:gridCol w:w="611"/>
        <w:gridCol w:w="1314"/>
        <w:gridCol w:w="1277"/>
      </w:tblGrid>
      <w:tr w:rsidR="0068126C" w:rsidTr="00F90D1E">
        <w:tc>
          <w:tcPr>
            <w:tcW w:w="1266" w:type="dxa"/>
            <w:hideMark/>
          </w:tcPr>
          <w:p w:rsidR="0068126C" w:rsidRDefault="0068126C" w:rsidP="00E905B8">
            <w:pPr>
              <w:spacing w:after="120"/>
              <w:jc w:val="center"/>
              <w:rPr>
                <w:rFonts w:cs="Times New Roman"/>
              </w:rPr>
            </w:pPr>
            <w:r>
              <w:rPr>
                <w:rFonts w:cs="Times New Roman"/>
              </w:rPr>
              <w:t>Symbol</w:t>
            </w:r>
          </w:p>
        </w:tc>
        <w:tc>
          <w:tcPr>
            <w:tcW w:w="1253" w:type="dxa"/>
            <w:hideMark/>
          </w:tcPr>
          <w:p w:rsidR="0068126C" w:rsidRDefault="0068126C" w:rsidP="00E905B8">
            <w:pPr>
              <w:spacing w:after="120"/>
              <w:jc w:val="center"/>
              <w:rPr>
                <w:rFonts w:cs="Times New Roman"/>
              </w:rPr>
            </w:pPr>
            <w:r>
              <w:rPr>
                <w:rFonts w:cs="Times New Roman"/>
              </w:rPr>
              <w:t>Step 1</w:t>
            </w:r>
          </w:p>
        </w:tc>
        <w:tc>
          <w:tcPr>
            <w:tcW w:w="1242" w:type="dxa"/>
            <w:hideMark/>
          </w:tcPr>
          <w:p w:rsidR="0068126C" w:rsidRDefault="0068126C" w:rsidP="00E905B8">
            <w:pPr>
              <w:spacing w:after="120"/>
              <w:jc w:val="center"/>
              <w:rPr>
                <w:rFonts w:cs="Times New Roman"/>
              </w:rPr>
            </w:pPr>
            <w:r>
              <w:rPr>
                <w:rFonts w:cs="Times New Roman"/>
              </w:rPr>
              <w:t>Step 2</w:t>
            </w:r>
          </w:p>
        </w:tc>
        <w:tc>
          <w:tcPr>
            <w:tcW w:w="1253" w:type="dxa"/>
            <w:hideMark/>
          </w:tcPr>
          <w:p w:rsidR="0068126C" w:rsidRDefault="0068126C" w:rsidP="00E905B8">
            <w:pPr>
              <w:spacing w:after="120"/>
              <w:jc w:val="center"/>
              <w:rPr>
                <w:rFonts w:cs="Times New Roman"/>
              </w:rPr>
            </w:pPr>
            <w:r>
              <w:rPr>
                <w:rFonts w:cs="Times New Roman"/>
              </w:rPr>
              <w:t>Step 3</w:t>
            </w:r>
          </w:p>
        </w:tc>
        <w:tc>
          <w:tcPr>
            <w:tcW w:w="1251" w:type="dxa"/>
            <w:gridSpan w:val="2"/>
            <w:hideMark/>
          </w:tcPr>
          <w:p w:rsidR="0068126C" w:rsidRDefault="0068126C" w:rsidP="00E905B8">
            <w:pPr>
              <w:spacing w:after="120"/>
              <w:jc w:val="center"/>
              <w:rPr>
                <w:rFonts w:cs="Times New Roman"/>
              </w:rPr>
            </w:pPr>
            <w:r>
              <w:rPr>
                <w:rFonts w:cs="Times New Roman"/>
              </w:rPr>
              <w:t>Step 4</w:t>
            </w:r>
          </w:p>
        </w:tc>
        <w:tc>
          <w:tcPr>
            <w:tcW w:w="1314" w:type="dxa"/>
            <w:hideMark/>
          </w:tcPr>
          <w:p w:rsidR="0068126C" w:rsidRDefault="0068126C" w:rsidP="00E905B8">
            <w:pPr>
              <w:spacing w:after="120"/>
              <w:jc w:val="center"/>
              <w:rPr>
                <w:rFonts w:cs="Times New Roman"/>
              </w:rPr>
            </w:pPr>
            <w:r>
              <w:rPr>
                <w:rFonts w:cs="Times New Roman"/>
              </w:rPr>
              <w:t>Code word</w:t>
            </w:r>
          </w:p>
        </w:tc>
        <w:tc>
          <w:tcPr>
            <w:tcW w:w="1277" w:type="dxa"/>
            <w:hideMark/>
          </w:tcPr>
          <w:p w:rsidR="0068126C" w:rsidRDefault="0068126C" w:rsidP="00E905B8">
            <w:pPr>
              <w:spacing w:after="120"/>
              <w:jc w:val="center"/>
              <w:rPr>
                <w:rFonts w:cs="Times New Roman"/>
              </w:rPr>
            </w:pPr>
            <w:r>
              <w:rPr>
                <w:rFonts w:cs="Times New Roman"/>
              </w:rPr>
              <w:t>Reverse code</w:t>
            </w:r>
          </w:p>
        </w:tc>
      </w:tr>
      <w:tr w:rsidR="0068126C" w:rsidTr="00F90D1E">
        <w:tc>
          <w:tcPr>
            <w:tcW w:w="1266" w:type="dxa"/>
            <w:hideMark/>
          </w:tcPr>
          <w:p w:rsidR="0068126C" w:rsidRDefault="0068126C" w:rsidP="00E905B8">
            <w:pPr>
              <w:spacing w:after="120"/>
              <w:jc w:val="center"/>
              <w:rPr>
                <w:rFonts w:cs="Times New Roman"/>
              </w:rPr>
            </w:pPr>
            <w:r>
              <w:rPr>
                <w:noProof/>
              </w:rPr>
              <mc:AlternateContent>
                <mc:Choice Requires="wps">
                  <w:drawing>
                    <wp:anchor distT="4294967295" distB="4294967295" distL="114300" distR="114300" simplePos="0" relativeHeight="251699200" behindDoc="0" locked="0" layoutInCell="1" allowOverlap="1" wp14:anchorId="628D7469" wp14:editId="67B7B868">
                      <wp:simplePos x="0" y="0"/>
                      <wp:positionH relativeFrom="column">
                        <wp:posOffset>650875</wp:posOffset>
                      </wp:positionH>
                      <wp:positionV relativeFrom="paragraph">
                        <wp:posOffset>117475</wp:posOffset>
                      </wp:positionV>
                      <wp:extent cx="248285" cy="0"/>
                      <wp:effectExtent l="0" t="76200" r="18415" b="11430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2B3703D" id="_x0000_t32" coordsize="21600,21600" o:spt="32" o:oned="t" path="m,l21600,21600e" filled="f">
                      <v:path arrowok="t" fillok="f" o:connecttype="none"/>
                      <o:lock v:ext="edit" shapetype="t"/>
                    </v:shapetype>
                    <v:shape id="Straight Arrow Connector 39" o:spid="_x0000_s1026" type="#_x0000_t32" style="position:absolute;margin-left:51.25pt;margin-top:9.25pt;width:19.55pt;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" strokecolor="black [3040]">
                      <v:stroke endarrow="open"/>
                      <o:lock v:ext="edit" shapetype="f"/>
                    </v:shape>
                  </w:pict>
                </mc:Fallback>
              </mc:AlternateContent>
            </w:r>
            <w:r>
              <w:rPr>
                <w:rFonts w:cs="Times New Roman"/>
                <w:i/>
              </w:rPr>
              <w:t>a</w:t>
            </w:r>
            <w:r>
              <w:rPr>
                <w:rFonts w:cs="Times New Roman"/>
                <w:vertAlign w:val="subscript"/>
              </w:rPr>
              <w:t>2</w:t>
            </w:r>
          </w:p>
        </w:tc>
        <w:tc>
          <w:tcPr>
            <w:tcW w:w="1253" w:type="dxa"/>
            <w:hideMark/>
          </w:tcPr>
          <w:p w:rsidR="0068126C" w:rsidRDefault="0068126C" w:rsidP="00E905B8">
            <w:pPr>
              <w:spacing w:after="120"/>
              <w:jc w:val="center"/>
              <w:rPr>
                <w:rFonts w:cs="Times New Roman"/>
              </w:rPr>
            </w:pPr>
            <w:r>
              <w:rPr>
                <w:noProof/>
              </w:rPr>
              <mc:AlternateContent>
                <mc:Choice Requires="wps">
                  <w:drawing>
                    <wp:anchor distT="4294967295" distB="4294967295" distL="114300" distR="114300" simplePos="0" relativeHeight="251700224" behindDoc="0" locked="0" layoutInCell="1" allowOverlap="1" wp14:anchorId="0E2A6CF0" wp14:editId="0CA1F008">
                      <wp:simplePos x="0" y="0"/>
                      <wp:positionH relativeFrom="column">
                        <wp:posOffset>659765</wp:posOffset>
                      </wp:positionH>
                      <wp:positionV relativeFrom="paragraph">
                        <wp:posOffset>93345</wp:posOffset>
                      </wp:positionV>
                      <wp:extent cx="248285" cy="0"/>
                      <wp:effectExtent l="0" t="76200" r="18415" b="11430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1790C8" id="Straight Arrow Connector 38" o:spid="_x0000_s1026" type="#_x0000_t32" style="position:absolute;margin-left:51.95pt;margin-top:7.35pt;width:19.55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" strokecolor="black [3040]">
                      <v:stroke endarrow="open"/>
                      <o:lock v:ext="edit" shapetype="f"/>
                    </v:shape>
                  </w:pict>
                </mc:Fallback>
              </mc:AlternateContent>
            </w:r>
            <w:r>
              <w:rPr>
                <w:rFonts w:cs="Times New Roman"/>
              </w:rPr>
              <w:t>0.4</w:t>
            </w:r>
          </w:p>
        </w:tc>
        <w:tc>
          <w:tcPr>
            <w:tcW w:w="1242" w:type="dxa"/>
            <w:hideMark/>
          </w:tcPr>
          <w:p w:rsidR="0068126C" w:rsidRDefault="0068126C" w:rsidP="00E905B8">
            <w:pPr>
              <w:spacing w:after="120"/>
              <w:jc w:val="center"/>
              <w:rPr>
                <w:rFonts w:cs="Times New Roman"/>
              </w:rPr>
            </w:pPr>
            <w:r>
              <w:rPr>
                <w:noProof/>
              </w:rPr>
              <mc:AlternateContent>
                <mc:Choice Requires="wps">
                  <w:drawing>
                    <wp:anchor distT="4294967295" distB="4294967295" distL="114300" distR="114300" simplePos="0" relativeHeight="251701248" behindDoc="0" locked="0" layoutInCell="1" allowOverlap="1" wp14:anchorId="3B822944" wp14:editId="0B75DEB0">
                      <wp:simplePos x="0" y="0"/>
                      <wp:positionH relativeFrom="column">
                        <wp:posOffset>611505</wp:posOffset>
                      </wp:positionH>
                      <wp:positionV relativeFrom="paragraph">
                        <wp:posOffset>93345</wp:posOffset>
                      </wp:positionV>
                      <wp:extent cx="248285" cy="0"/>
                      <wp:effectExtent l="0" t="76200" r="18415" b="1143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486EA5" id="Straight Arrow Connector 37" o:spid="_x0000_s1026" type="#_x0000_t32" style="position:absolute;margin-left:48.15pt;margin-top:7.35pt;width:19.5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" strokecolor="black [3040]">
                      <v:stroke endarrow="open"/>
                      <o:lock v:ext="edit" shapetype="f"/>
                    </v:shape>
                  </w:pict>
                </mc:Fallback>
              </mc:AlternateContent>
            </w:r>
            <w:r>
              <w:rPr>
                <w:rFonts w:cs="Times New Roman"/>
              </w:rPr>
              <w:t>0.4</w:t>
            </w:r>
          </w:p>
        </w:tc>
        <w:tc>
          <w:tcPr>
            <w:tcW w:w="1253" w:type="dxa"/>
            <w:hideMark/>
          </w:tcPr>
          <w:p w:rsidR="0068126C" w:rsidRDefault="00036820" w:rsidP="00E905B8">
            <w:pPr>
              <w:spacing w:after="120"/>
              <w:jc w:val="center"/>
              <w:rPr>
                <w:rFonts w:cs="Times New Roman"/>
              </w:rPr>
            </w:pPr>
            <w:r>
              <w:rPr>
                <w:rFonts w:cs="Times New Roman"/>
                <w:noProof/>
              </w:rPr>
              <mc:AlternateContent>
                <mc:Choice Requires="wps">
                  <w:drawing>
                    <wp:anchor distT="0" distB="0" distL="114300" distR="114300" simplePos="0" relativeHeight="251713536" behindDoc="0" locked="0" layoutInCell="1" allowOverlap="1" wp14:anchorId="36F6A951" wp14:editId="2FCA5EF8">
                      <wp:simplePos x="0" y="0"/>
                      <wp:positionH relativeFrom="column">
                        <wp:posOffset>498266</wp:posOffset>
                      </wp:positionH>
                      <wp:positionV relativeFrom="paragraph">
                        <wp:posOffset>92189</wp:posOffset>
                      </wp:positionV>
                      <wp:extent cx="354776" cy="252483"/>
                      <wp:effectExtent l="38100" t="19050" r="83820" b="90805"/>
                      <wp:wrapNone/>
                      <wp:docPr id="49" name="Straight Arrow Connector 49"/>
                      <wp:cNvGraphicFramePr/>
                      <a:graphic xmlns:a="http://schemas.openxmlformats.org/drawingml/2006/main">
                        <a:graphicData uri="http://schemas.microsoft.com/office/word/2010/wordprocessingShape">
                          <wps:wsp>
                            <wps:cNvCnPr/>
                            <wps:spPr>
                              <a:xfrm>
                                <a:off x="0" y="0"/>
                                <a:ext cx="354776" cy="252483"/>
                              </a:xfrm>
                              <a:prstGeom prst="straightConnector1">
                                <a:avLst/>
                              </a:prstGeom>
                              <a:ln w="12700">
                                <a:solidFill>
                                  <a:schemeClr val="tx1"/>
                                </a:solidFill>
                                <a:headEnd type="none" w="med" len="med"/>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6D651" id="Straight Arrow Connector 49" o:spid="_x0000_s1026" type="#_x0000_t32" style="position:absolute;margin-left:39.25pt;margin-top:7.25pt;width:27.95pt;height:19.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" strokecolor="black [3213]" strokeweight="1pt">
                      <v:stroke endarrow="block"/>
                      <v:shadow on="t" color="black" opacity="24903f" origin=",.5" offset="0,.55556mm"/>
                    </v:shape>
                  </w:pict>
                </mc:Fallback>
              </mc:AlternateContent>
            </w:r>
            <w:r>
              <w:rPr>
                <w:rFonts w:cs="Times New Roman"/>
                <w:noProof/>
              </w:rPr>
              <mc:AlternateContent>
                <mc:Choice Requires="wps">
                  <w:drawing>
                    <wp:anchor distT="0" distB="0" distL="114300" distR="114300" simplePos="0" relativeHeight="251711488" behindDoc="0" locked="0" layoutInCell="1" allowOverlap="1" wp14:anchorId="6A1F86D6" wp14:editId="5684BE12">
                      <wp:simplePos x="0" y="0"/>
                      <wp:positionH relativeFrom="column">
                        <wp:posOffset>586977</wp:posOffset>
                      </wp:positionH>
                      <wp:positionV relativeFrom="paragraph">
                        <wp:posOffset>119484</wp:posOffset>
                      </wp:positionV>
                      <wp:extent cx="266131" cy="380830"/>
                      <wp:effectExtent l="57150" t="38100" r="57785" b="76835"/>
                      <wp:wrapNone/>
                      <wp:docPr id="48" name="Straight Arrow Connector 48"/>
                      <wp:cNvGraphicFramePr/>
                      <a:graphic xmlns:a="http://schemas.openxmlformats.org/drawingml/2006/main">
                        <a:graphicData uri="http://schemas.microsoft.com/office/word/2010/wordprocessingShape">
                          <wps:wsp>
                            <wps:cNvCnPr/>
                            <wps:spPr>
                              <a:xfrm flipV="1">
                                <a:off x="0" y="0"/>
                                <a:ext cx="266131" cy="380830"/>
                              </a:xfrm>
                              <a:prstGeom prst="straightConnector1">
                                <a:avLst/>
                              </a:prstGeom>
                              <a:ln w="12700">
                                <a:solidFill>
                                  <a:schemeClr val="tx1"/>
                                </a:solidFill>
                                <a:headEnd type="none" w="med" len="med"/>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A2AE8" id="Straight Arrow Connector 48" o:spid="_x0000_s1026" type="#_x0000_t32" style="position:absolute;margin-left:46.2pt;margin-top:9.4pt;width:20.95pt;height:30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" strokecolor="black [3213]" strokeweight="1pt">
                      <v:stroke endarrow="block"/>
                      <v:shadow on="t" color="black" opacity="24903f" origin=",.5" offset="0,.55556mm"/>
                    </v:shape>
                  </w:pict>
                </mc:Fallback>
              </mc:AlternateContent>
            </w:r>
            <w:r w:rsidR="0068126C">
              <w:rPr>
                <w:rFonts w:cs="Times New Roman"/>
              </w:rPr>
              <w:t>0.4</w:t>
            </w:r>
          </w:p>
        </w:tc>
        <w:tc>
          <w:tcPr>
            <w:tcW w:w="640" w:type="dxa"/>
            <w:hideMark/>
          </w:tcPr>
          <w:p w:rsidR="0068126C" w:rsidRDefault="0068126C" w:rsidP="00E905B8">
            <w:pPr>
              <w:spacing w:after="120"/>
              <w:jc w:val="center"/>
              <w:rPr>
                <w:rFonts w:cs="Times New Roman"/>
              </w:rPr>
            </w:pPr>
            <w:r>
              <w:rPr>
                <w:rFonts w:cs="Times New Roman"/>
              </w:rPr>
              <w:t>0.6</w:t>
            </w:r>
          </w:p>
        </w:tc>
        <w:tc>
          <w:tcPr>
            <w:tcW w:w="611" w:type="dxa"/>
            <w:hideMark/>
          </w:tcPr>
          <w:p w:rsidR="0068126C" w:rsidRDefault="0068126C" w:rsidP="00E905B8">
            <w:pPr>
              <w:spacing w:after="120"/>
              <w:jc w:val="center"/>
              <w:rPr>
                <w:rFonts w:cs="Times New Roman"/>
              </w:rPr>
            </w:pPr>
            <w:r>
              <w:rPr>
                <w:rFonts w:cs="Times New Roman"/>
              </w:rPr>
              <w:t>0</w:t>
            </w:r>
          </w:p>
        </w:tc>
        <w:tc>
          <w:tcPr>
            <w:tcW w:w="1314" w:type="dxa"/>
            <w:hideMark/>
          </w:tcPr>
          <w:p w:rsidR="0068126C" w:rsidRDefault="0068126C" w:rsidP="00E905B8">
            <w:pPr>
              <w:spacing w:after="120"/>
              <w:jc w:val="center"/>
              <w:rPr>
                <w:rFonts w:cs="Times New Roman"/>
              </w:rPr>
            </w:pPr>
            <w:r>
              <w:rPr>
                <w:rFonts w:cs="Times New Roman"/>
              </w:rPr>
              <w:t>1</w:t>
            </w:r>
          </w:p>
        </w:tc>
        <w:tc>
          <w:tcPr>
            <w:tcW w:w="1277" w:type="dxa"/>
            <w:hideMark/>
          </w:tcPr>
          <w:p w:rsidR="0068126C" w:rsidRDefault="0068126C" w:rsidP="00E905B8">
            <w:pPr>
              <w:spacing w:after="120"/>
              <w:jc w:val="center"/>
              <w:rPr>
                <w:rFonts w:cs="Times New Roman"/>
              </w:rPr>
            </w:pPr>
            <w:r>
              <w:rPr>
                <w:rFonts w:cs="Times New Roman"/>
              </w:rPr>
              <w:t>1</w:t>
            </w:r>
          </w:p>
        </w:tc>
      </w:tr>
      <w:tr w:rsidR="0068126C" w:rsidTr="00F90D1E">
        <w:tc>
          <w:tcPr>
            <w:tcW w:w="1266" w:type="dxa"/>
            <w:hideMark/>
          </w:tcPr>
          <w:p w:rsidR="0068126C" w:rsidRDefault="0068126C" w:rsidP="00E905B8">
            <w:pPr>
              <w:spacing w:after="120"/>
              <w:jc w:val="center"/>
              <w:rPr>
                <w:rFonts w:cs="Times New Roman"/>
                <w:i/>
              </w:rPr>
            </w:pPr>
            <w:r>
              <w:rPr>
                <w:rFonts w:cs="Times New Roman"/>
                <w:i/>
              </w:rPr>
              <w:t>a</w:t>
            </w:r>
            <w:r>
              <w:rPr>
                <w:rFonts w:cs="Times New Roman"/>
                <w:vertAlign w:val="subscript"/>
              </w:rPr>
              <w:t>1</w:t>
            </w:r>
          </w:p>
        </w:tc>
        <w:tc>
          <w:tcPr>
            <w:tcW w:w="1253" w:type="dxa"/>
            <w:hideMark/>
          </w:tcPr>
          <w:p w:rsidR="0068126C" w:rsidRDefault="0068126C" w:rsidP="00E905B8">
            <w:pPr>
              <w:spacing w:after="120"/>
              <w:jc w:val="center"/>
              <w:rPr>
                <w:rFonts w:cs="Times New Roman"/>
              </w:rPr>
            </w:pPr>
            <w:r>
              <w:rPr>
                <w:rFonts w:cs="Times New Roman"/>
              </w:rPr>
              <w:t>0.2</w:t>
            </w:r>
          </w:p>
        </w:tc>
        <w:tc>
          <w:tcPr>
            <w:tcW w:w="1242" w:type="dxa"/>
            <w:hideMark/>
          </w:tcPr>
          <w:p w:rsidR="0068126C" w:rsidRDefault="00036820" w:rsidP="00E905B8">
            <w:pPr>
              <w:spacing w:after="120"/>
              <w:jc w:val="center"/>
              <w:rPr>
                <w:rFonts w:cs="Times New Roman"/>
              </w:rPr>
            </w:pPr>
            <w:r>
              <w:rPr>
                <w:rFonts w:cs="Times New Roman"/>
                <w:noProof/>
              </w:rPr>
              <mc:AlternateContent>
                <mc:Choice Requires="wps">
                  <w:drawing>
                    <wp:anchor distT="0" distB="0" distL="114300" distR="114300" simplePos="0" relativeHeight="251715584" behindDoc="0" locked="0" layoutInCell="1" allowOverlap="1" wp14:anchorId="14F6D0AE" wp14:editId="5BB06F69">
                      <wp:simplePos x="0" y="0"/>
                      <wp:positionH relativeFrom="column">
                        <wp:posOffset>667916</wp:posOffset>
                      </wp:positionH>
                      <wp:positionV relativeFrom="paragraph">
                        <wp:posOffset>157641</wp:posOffset>
                      </wp:positionV>
                      <wp:extent cx="243631" cy="286594"/>
                      <wp:effectExtent l="38100" t="38100" r="61595" b="94615"/>
                      <wp:wrapNone/>
                      <wp:docPr id="50" name="Straight Arrow Connector 50"/>
                      <wp:cNvGraphicFramePr/>
                      <a:graphic xmlns:a="http://schemas.openxmlformats.org/drawingml/2006/main">
                        <a:graphicData uri="http://schemas.microsoft.com/office/word/2010/wordprocessingShape">
                          <wps:wsp>
                            <wps:cNvCnPr/>
                            <wps:spPr>
                              <a:xfrm flipV="1">
                                <a:off x="0" y="0"/>
                                <a:ext cx="243631" cy="286594"/>
                              </a:xfrm>
                              <a:prstGeom prst="straightConnector1">
                                <a:avLst/>
                              </a:prstGeom>
                              <a:ln w="12700">
                                <a:solidFill>
                                  <a:schemeClr val="tx1"/>
                                </a:solidFill>
                                <a:headEnd type="none" w="med" len="med"/>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7FA91" id="Straight Arrow Connector 50" o:spid="_x0000_s1026" type="#_x0000_t32" style="position:absolute;margin-left:52.6pt;margin-top:12.4pt;width:19.2pt;height:22.5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" strokecolor="black [3213]" strokeweight="1pt">
                      <v:stroke endarrow="block"/>
                      <v:shadow on="t" color="black" opacity="24903f" origin=",.5" offset="0,.55556mm"/>
                    </v:shape>
                  </w:pict>
                </mc:Fallback>
              </mc:AlternateContent>
            </w:r>
            <w:r w:rsidR="00E108EC">
              <w:rPr>
                <w:noProof/>
              </w:rPr>
              <mc:AlternateContent>
                <mc:Choice Requires="wps">
                  <w:drawing>
                    <wp:anchor distT="0" distB="0" distL="114300" distR="114300" simplePos="0" relativeHeight="251698176" behindDoc="0" locked="0" layoutInCell="1" allowOverlap="1" wp14:anchorId="78AFAD83" wp14:editId="06A061C5">
                      <wp:simplePos x="0" y="0"/>
                      <wp:positionH relativeFrom="column">
                        <wp:posOffset>527050</wp:posOffset>
                      </wp:positionH>
                      <wp:positionV relativeFrom="paragraph">
                        <wp:posOffset>249555</wp:posOffset>
                      </wp:positionV>
                      <wp:extent cx="138430" cy="431165"/>
                      <wp:effectExtent l="0" t="0" r="13970" b="2603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430" cy="43116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48DD6B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margin-left:41.5pt;margin-top:19.65pt;width:10.9pt;height:33.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" adj="578" strokecolor="black [3040]"/>
                  </w:pict>
                </mc:Fallback>
              </mc:AlternateContent>
            </w:r>
            <w:r w:rsidR="00E108EC">
              <w:rPr>
                <w:noProof/>
              </w:rPr>
              <mc:AlternateContent>
                <mc:Choice Requires="wps">
                  <w:drawing>
                    <wp:anchor distT="0" distB="0" distL="114300" distR="114300" simplePos="0" relativeHeight="251705344" behindDoc="0" locked="0" layoutInCell="1" allowOverlap="1" wp14:anchorId="51D37AB0" wp14:editId="39168DA7">
                      <wp:simplePos x="0" y="0"/>
                      <wp:positionH relativeFrom="column">
                        <wp:posOffset>413385</wp:posOffset>
                      </wp:positionH>
                      <wp:positionV relativeFrom="paragraph">
                        <wp:posOffset>88900</wp:posOffset>
                      </wp:positionV>
                      <wp:extent cx="445770" cy="279400"/>
                      <wp:effectExtent l="0" t="0" r="49530" b="101600"/>
                      <wp:wrapNone/>
                      <wp:docPr id="40" name="Elb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 cy="279400"/>
                              </a:xfrm>
                              <a:prstGeom prst="bentConnector3">
                                <a:avLst>
                                  <a:gd name="adj1" fmla="val 50000"/>
                                </a:avLst>
                              </a:prstGeom>
                              <a:noFill/>
                              <a:ln w="9525">
                                <a:solidFill>
                                  <a:schemeClr val="dk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8032C4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 o:spid="_x0000_s1026" type="#_x0000_t34" style="position:absolute;margin-left:32.55pt;margin-top:7pt;width:35.1pt;height: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" strokecolor="black [3040]">
                      <v:stroke endarrow="open"/>
                    </v:shape>
                  </w:pict>
                </mc:Fallback>
              </mc:AlternateContent>
            </w:r>
            <w:r w:rsidR="0068126C">
              <w:rPr>
                <w:rFonts w:cs="Times New Roman"/>
              </w:rPr>
              <w:t>0.2</w:t>
            </w:r>
          </w:p>
        </w:tc>
        <w:tc>
          <w:tcPr>
            <w:tcW w:w="1253" w:type="dxa"/>
            <w:hideMark/>
          </w:tcPr>
          <w:p w:rsidR="0068126C" w:rsidRDefault="0068126C" w:rsidP="00E905B8">
            <w:pPr>
              <w:spacing w:after="120"/>
              <w:jc w:val="center"/>
              <w:rPr>
                <w:rFonts w:cs="Times New Roman"/>
              </w:rPr>
            </w:pPr>
            <w:r>
              <w:rPr>
                <w:noProof/>
              </w:rPr>
              <mc:AlternateContent>
                <mc:Choice Requires="wps">
                  <w:drawing>
                    <wp:anchor distT="0" distB="0" distL="114300" distR="114300" simplePos="0" relativeHeight="251706368" behindDoc="0" locked="0" layoutInCell="1" allowOverlap="1" wp14:anchorId="3144FFBC" wp14:editId="3F138E63">
                      <wp:simplePos x="0" y="0"/>
                      <wp:positionH relativeFrom="column">
                        <wp:posOffset>497366</wp:posOffset>
                      </wp:positionH>
                      <wp:positionV relativeFrom="paragraph">
                        <wp:posOffset>13335</wp:posOffset>
                      </wp:positionV>
                      <wp:extent cx="129369" cy="429905"/>
                      <wp:effectExtent l="0" t="0" r="23495" b="27305"/>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369" cy="4299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5C3333" id="Right Brace 41" o:spid="_x0000_s1026" type="#_x0000_t88" style="position:absolute;margin-left:39.15pt;margin-top:1.05pt;width:10.2pt;height:33.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" adj="542" strokecolor="black [3040]"/>
                  </w:pict>
                </mc:Fallback>
              </mc:AlternateContent>
            </w:r>
            <w:r>
              <w:rPr>
                <w:rFonts w:cs="Times New Roman"/>
              </w:rPr>
              <w:t>0.4    0</w:t>
            </w:r>
          </w:p>
        </w:tc>
        <w:tc>
          <w:tcPr>
            <w:tcW w:w="640" w:type="dxa"/>
            <w:hideMark/>
          </w:tcPr>
          <w:p w:rsidR="0068126C" w:rsidRDefault="0068126C" w:rsidP="00E905B8">
            <w:pPr>
              <w:spacing w:after="120"/>
              <w:jc w:val="center"/>
              <w:rPr>
                <w:rFonts w:cs="Times New Roman"/>
              </w:rPr>
            </w:pPr>
            <w:r>
              <w:rPr>
                <w:rFonts w:cs="Times New Roman"/>
              </w:rPr>
              <w:t>0.4</w:t>
            </w:r>
          </w:p>
        </w:tc>
        <w:tc>
          <w:tcPr>
            <w:tcW w:w="611" w:type="dxa"/>
            <w:hideMark/>
          </w:tcPr>
          <w:p w:rsidR="0068126C" w:rsidRDefault="0068126C" w:rsidP="00E905B8">
            <w:pPr>
              <w:spacing w:after="120"/>
              <w:jc w:val="center"/>
              <w:rPr>
                <w:rFonts w:cs="Times New Roman"/>
              </w:rPr>
            </w:pPr>
            <w:r>
              <w:rPr>
                <w:rFonts w:cs="Times New Roman"/>
              </w:rPr>
              <w:t>1</w:t>
            </w:r>
          </w:p>
        </w:tc>
        <w:tc>
          <w:tcPr>
            <w:tcW w:w="1314" w:type="dxa"/>
            <w:hideMark/>
          </w:tcPr>
          <w:p w:rsidR="0068126C" w:rsidRDefault="0068126C" w:rsidP="00E905B8">
            <w:pPr>
              <w:spacing w:after="120"/>
              <w:jc w:val="center"/>
              <w:rPr>
                <w:rFonts w:cs="Times New Roman"/>
              </w:rPr>
            </w:pPr>
            <w:r>
              <w:rPr>
                <w:rFonts w:cs="Times New Roman"/>
              </w:rPr>
              <w:t>10</w:t>
            </w:r>
          </w:p>
        </w:tc>
        <w:tc>
          <w:tcPr>
            <w:tcW w:w="1277" w:type="dxa"/>
            <w:hideMark/>
          </w:tcPr>
          <w:p w:rsidR="0068126C" w:rsidRDefault="0068126C" w:rsidP="00E905B8">
            <w:pPr>
              <w:spacing w:after="120"/>
              <w:jc w:val="center"/>
              <w:rPr>
                <w:rFonts w:cs="Times New Roman"/>
              </w:rPr>
            </w:pPr>
            <w:r>
              <w:rPr>
                <w:rFonts w:cs="Times New Roman"/>
              </w:rPr>
              <w:t>01</w:t>
            </w:r>
          </w:p>
        </w:tc>
      </w:tr>
      <w:tr w:rsidR="0068126C" w:rsidTr="00F90D1E">
        <w:tc>
          <w:tcPr>
            <w:tcW w:w="1266" w:type="dxa"/>
            <w:hideMark/>
          </w:tcPr>
          <w:p w:rsidR="0068126C" w:rsidRDefault="0068126C" w:rsidP="00E905B8">
            <w:pPr>
              <w:spacing w:after="120"/>
              <w:jc w:val="center"/>
              <w:rPr>
                <w:rFonts w:cs="Times New Roman"/>
                <w:i/>
              </w:rPr>
            </w:pPr>
            <w:r>
              <w:rPr>
                <w:rFonts w:cs="Times New Roman"/>
                <w:i/>
              </w:rPr>
              <w:t>a</w:t>
            </w:r>
            <w:r>
              <w:rPr>
                <w:rFonts w:cs="Times New Roman"/>
                <w:vertAlign w:val="subscript"/>
              </w:rPr>
              <w:t>3</w:t>
            </w:r>
          </w:p>
        </w:tc>
        <w:tc>
          <w:tcPr>
            <w:tcW w:w="1253" w:type="dxa"/>
            <w:hideMark/>
          </w:tcPr>
          <w:p w:rsidR="0068126C" w:rsidRDefault="0068126C" w:rsidP="00E905B8">
            <w:pPr>
              <w:spacing w:after="120"/>
              <w:jc w:val="center"/>
              <w:rPr>
                <w:rFonts w:cs="Times New Roman"/>
              </w:rPr>
            </w:pPr>
            <w:r>
              <w:rPr>
                <w:rFonts w:cs="Times New Roman"/>
              </w:rPr>
              <w:t>0.2</w:t>
            </w:r>
          </w:p>
        </w:tc>
        <w:tc>
          <w:tcPr>
            <w:tcW w:w="1242" w:type="dxa"/>
            <w:hideMark/>
          </w:tcPr>
          <w:p w:rsidR="0068126C" w:rsidRDefault="0068126C" w:rsidP="00E905B8">
            <w:pPr>
              <w:spacing w:after="120"/>
              <w:jc w:val="center"/>
              <w:rPr>
                <w:rFonts w:cs="Times New Roman"/>
              </w:rPr>
            </w:pPr>
            <w:r>
              <w:rPr>
                <w:rFonts w:cs="Times New Roman"/>
              </w:rPr>
              <w:t xml:space="preserve"> 0.2    0</w:t>
            </w:r>
          </w:p>
        </w:tc>
        <w:tc>
          <w:tcPr>
            <w:tcW w:w="1253" w:type="dxa"/>
            <w:hideMark/>
          </w:tcPr>
          <w:p w:rsidR="0068126C" w:rsidRDefault="0068126C" w:rsidP="00E905B8">
            <w:pPr>
              <w:spacing w:after="120"/>
              <w:jc w:val="center"/>
              <w:rPr>
                <w:rFonts w:cs="Times New Roman"/>
              </w:rPr>
            </w:pPr>
            <w:r>
              <w:rPr>
                <w:rFonts w:cs="Times New Roman"/>
              </w:rPr>
              <w:t>0.2    1</w:t>
            </w:r>
          </w:p>
        </w:tc>
        <w:tc>
          <w:tcPr>
            <w:tcW w:w="1251" w:type="dxa"/>
            <w:gridSpan w:val="2"/>
          </w:tcPr>
          <w:p w:rsidR="0068126C" w:rsidRDefault="0068126C" w:rsidP="00E905B8">
            <w:pPr>
              <w:spacing w:after="120"/>
              <w:jc w:val="center"/>
              <w:rPr>
                <w:rFonts w:cs="Times New Roman"/>
              </w:rPr>
            </w:pPr>
          </w:p>
        </w:tc>
        <w:tc>
          <w:tcPr>
            <w:tcW w:w="1314" w:type="dxa"/>
            <w:hideMark/>
          </w:tcPr>
          <w:p w:rsidR="0068126C" w:rsidRDefault="0068126C" w:rsidP="00E905B8">
            <w:pPr>
              <w:spacing w:after="120"/>
              <w:jc w:val="center"/>
              <w:rPr>
                <w:rFonts w:cs="Times New Roman"/>
              </w:rPr>
            </w:pPr>
            <w:r>
              <w:rPr>
                <w:rFonts w:cs="Times New Roman"/>
              </w:rPr>
              <w:t>000</w:t>
            </w:r>
          </w:p>
        </w:tc>
        <w:tc>
          <w:tcPr>
            <w:tcW w:w="1277" w:type="dxa"/>
            <w:hideMark/>
          </w:tcPr>
          <w:p w:rsidR="0068126C" w:rsidRDefault="0068126C" w:rsidP="00E905B8">
            <w:pPr>
              <w:spacing w:after="120"/>
              <w:jc w:val="center"/>
              <w:rPr>
                <w:rFonts w:cs="Times New Roman"/>
              </w:rPr>
            </w:pPr>
            <w:r>
              <w:rPr>
                <w:rFonts w:cs="Times New Roman"/>
              </w:rPr>
              <w:t>000</w:t>
            </w:r>
          </w:p>
        </w:tc>
      </w:tr>
      <w:tr w:rsidR="0068126C" w:rsidTr="00F90D1E">
        <w:tc>
          <w:tcPr>
            <w:tcW w:w="1266" w:type="dxa"/>
            <w:hideMark/>
          </w:tcPr>
          <w:p w:rsidR="0068126C" w:rsidRDefault="0068126C" w:rsidP="00E905B8">
            <w:pPr>
              <w:spacing w:after="120"/>
              <w:jc w:val="center"/>
              <w:rPr>
                <w:rFonts w:cs="Times New Roman"/>
                <w:i/>
              </w:rPr>
            </w:pPr>
            <w:r>
              <w:rPr>
                <w:rFonts w:cs="Times New Roman"/>
                <w:i/>
              </w:rPr>
              <w:t>a</w:t>
            </w:r>
            <w:r>
              <w:rPr>
                <w:rFonts w:cs="Times New Roman"/>
                <w:vertAlign w:val="subscript"/>
              </w:rPr>
              <w:t>4</w:t>
            </w:r>
          </w:p>
        </w:tc>
        <w:tc>
          <w:tcPr>
            <w:tcW w:w="1253" w:type="dxa"/>
            <w:hideMark/>
          </w:tcPr>
          <w:p w:rsidR="0068126C" w:rsidRDefault="00E108EC" w:rsidP="00E905B8">
            <w:pPr>
              <w:spacing w:after="120"/>
              <w:jc w:val="center"/>
              <w:rPr>
                <w:rFonts w:cs="Times New Roman"/>
              </w:rPr>
            </w:pPr>
            <w:r>
              <w:rPr>
                <w:noProof/>
              </w:rPr>
              <mc:AlternateContent>
                <mc:Choice Requires="wps">
                  <w:drawing>
                    <wp:anchor distT="0" distB="0" distL="114300" distR="114300" simplePos="0" relativeHeight="251697152" behindDoc="0" locked="0" layoutInCell="1" allowOverlap="1" wp14:anchorId="6C4A438E" wp14:editId="780E8562">
                      <wp:simplePos x="0" y="0"/>
                      <wp:positionH relativeFrom="column">
                        <wp:posOffset>594986</wp:posOffset>
                      </wp:positionH>
                      <wp:positionV relativeFrom="paragraph">
                        <wp:posOffset>105571</wp:posOffset>
                      </wp:positionV>
                      <wp:extent cx="309699" cy="111126"/>
                      <wp:effectExtent l="0" t="76200" r="14605" b="22225"/>
                      <wp:wrapNone/>
                      <wp:docPr id="43" name="Elb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699" cy="111126"/>
                              </a:xfrm>
                              <a:prstGeom prst="bentConnector3">
                                <a:avLst>
                                  <a:gd name="adj1" fmla="val 50000"/>
                                </a:avLst>
                              </a:prstGeom>
                              <a:noFill/>
                              <a:ln w="9525">
                                <a:solidFill>
                                  <a:schemeClr val="dk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476B2F" id="Elbow Connector 43" o:spid="_x0000_s1026" type="#_x0000_t34" style="position:absolute;margin-left:46.85pt;margin-top:8.3pt;width:24.4pt;height:8.7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" strokecolor="black [3040]">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602008E5" wp14:editId="4802229E">
                      <wp:simplePos x="0" y="0"/>
                      <wp:positionH relativeFrom="column">
                        <wp:posOffset>501489</wp:posOffset>
                      </wp:positionH>
                      <wp:positionV relativeFrom="paragraph">
                        <wp:posOffset>26035</wp:posOffset>
                      </wp:positionV>
                      <wp:extent cx="138430" cy="398145"/>
                      <wp:effectExtent l="0" t="0" r="13970" b="20955"/>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430" cy="39814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152C0E" id="Right Brace 44" o:spid="_x0000_s1026" type="#_x0000_t88" style="position:absolute;margin-left:39.5pt;margin-top:2.05pt;width:10.9pt;height:3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" adj="626" strokecolor="black [3040]"/>
                  </w:pict>
                </mc:Fallback>
              </mc:AlternateContent>
            </w:r>
            <w:r w:rsidR="0068126C">
              <w:rPr>
                <w:rFonts w:cs="Times New Roman"/>
              </w:rPr>
              <w:t>0.1    0</w:t>
            </w:r>
          </w:p>
        </w:tc>
        <w:tc>
          <w:tcPr>
            <w:tcW w:w="1242" w:type="dxa"/>
            <w:hideMark/>
          </w:tcPr>
          <w:p w:rsidR="0068126C" w:rsidRDefault="0068126C" w:rsidP="00E905B8">
            <w:pPr>
              <w:spacing w:after="120"/>
              <w:jc w:val="center"/>
              <w:rPr>
                <w:rFonts w:cs="Times New Roman"/>
              </w:rPr>
            </w:pPr>
            <w:r>
              <w:rPr>
                <w:rFonts w:cs="Times New Roman"/>
              </w:rPr>
              <w:t xml:space="preserve"> 0.2    1</w:t>
            </w:r>
          </w:p>
        </w:tc>
        <w:tc>
          <w:tcPr>
            <w:tcW w:w="1253" w:type="dxa"/>
          </w:tcPr>
          <w:p w:rsidR="0068126C" w:rsidRDefault="0068126C" w:rsidP="00E905B8">
            <w:pPr>
              <w:spacing w:after="120"/>
              <w:jc w:val="center"/>
              <w:rPr>
                <w:rFonts w:cs="Times New Roman"/>
              </w:rPr>
            </w:pPr>
          </w:p>
        </w:tc>
        <w:tc>
          <w:tcPr>
            <w:tcW w:w="1251" w:type="dxa"/>
            <w:gridSpan w:val="2"/>
          </w:tcPr>
          <w:p w:rsidR="0068126C" w:rsidRDefault="0068126C" w:rsidP="00E905B8">
            <w:pPr>
              <w:spacing w:after="120"/>
              <w:jc w:val="center"/>
              <w:rPr>
                <w:rFonts w:cs="Times New Roman"/>
              </w:rPr>
            </w:pPr>
          </w:p>
        </w:tc>
        <w:tc>
          <w:tcPr>
            <w:tcW w:w="1314" w:type="dxa"/>
            <w:hideMark/>
          </w:tcPr>
          <w:p w:rsidR="0068126C" w:rsidRDefault="0068126C" w:rsidP="00E905B8">
            <w:pPr>
              <w:spacing w:after="120"/>
              <w:jc w:val="center"/>
              <w:rPr>
                <w:rFonts w:cs="Times New Roman"/>
              </w:rPr>
            </w:pPr>
            <w:r>
              <w:rPr>
                <w:rFonts w:cs="Times New Roman"/>
              </w:rPr>
              <w:t>0100</w:t>
            </w:r>
          </w:p>
        </w:tc>
        <w:tc>
          <w:tcPr>
            <w:tcW w:w="1277" w:type="dxa"/>
            <w:hideMark/>
          </w:tcPr>
          <w:p w:rsidR="0068126C" w:rsidRDefault="0068126C" w:rsidP="00E905B8">
            <w:pPr>
              <w:spacing w:after="120"/>
              <w:jc w:val="center"/>
              <w:rPr>
                <w:rFonts w:cs="Times New Roman"/>
              </w:rPr>
            </w:pPr>
            <w:r>
              <w:rPr>
                <w:rFonts w:cs="Times New Roman"/>
              </w:rPr>
              <w:t>0010</w:t>
            </w:r>
          </w:p>
        </w:tc>
      </w:tr>
      <w:tr w:rsidR="0068126C" w:rsidTr="00F90D1E">
        <w:tc>
          <w:tcPr>
            <w:tcW w:w="1266" w:type="dxa"/>
            <w:hideMark/>
          </w:tcPr>
          <w:p w:rsidR="0068126C" w:rsidRDefault="0068126C" w:rsidP="00E905B8">
            <w:pPr>
              <w:spacing w:after="120"/>
              <w:jc w:val="center"/>
              <w:rPr>
                <w:rFonts w:cs="Times New Roman"/>
                <w:i/>
              </w:rPr>
            </w:pPr>
            <w:r>
              <w:rPr>
                <w:rFonts w:cs="Times New Roman"/>
                <w:i/>
              </w:rPr>
              <w:t>a</w:t>
            </w:r>
            <w:r>
              <w:rPr>
                <w:rFonts w:cs="Times New Roman"/>
                <w:vertAlign w:val="subscript"/>
              </w:rPr>
              <w:t>5</w:t>
            </w:r>
          </w:p>
        </w:tc>
        <w:tc>
          <w:tcPr>
            <w:tcW w:w="1253" w:type="dxa"/>
            <w:hideMark/>
          </w:tcPr>
          <w:p w:rsidR="0068126C" w:rsidRDefault="0068126C" w:rsidP="00E905B8">
            <w:pPr>
              <w:spacing w:after="120"/>
              <w:jc w:val="center"/>
              <w:rPr>
                <w:rFonts w:cs="Times New Roman"/>
              </w:rPr>
            </w:pPr>
            <w:r>
              <w:rPr>
                <w:rFonts w:cs="Times New Roman"/>
              </w:rPr>
              <w:t>0.1    1</w:t>
            </w:r>
          </w:p>
        </w:tc>
        <w:tc>
          <w:tcPr>
            <w:tcW w:w="1242" w:type="dxa"/>
          </w:tcPr>
          <w:p w:rsidR="0068126C" w:rsidRDefault="0068126C" w:rsidP="00E905B8">
            <w:pPr>
              <w:spacing w:after="120"/>
              <w:jc w:val="center"/>
              <w:rPr>
                <w:rFonts w:cs="Times New Roman"/>
              </w:rPr>
            </w:pPr>
          </w:p>
        </w:tc>
        <w:tc>
          <w:tcPr>
            <w:tcW w:w="1253" w:type="dxa"/>
          </w:tcPr>
          <w:p w:rsidR="0068126C" w:rsidRDefault="0068126C" w:rsidP="00E905B8">
            <w:pPr>
              <w:spacing w:after="120"/>
              <w:jc w:val="center"/>
              <w:rPr>
                <w:rFonts w:cs="Times New Roman"/>
              </w:rPr>
            </w:pPr>
          </w:p>
        </w:tc>
        <w:tc>
          <w:tcPr>
            <w:tcW w:w="1251" w:type="dxa"/>
            <w:gridSpan w:val="2"/>
          </w:tcPr>
          <w:p w:rsidR="0068126C" w:rsidRDefault="0068126C" w:rsidP="00E905B8">
            <w:pPr>
              <w:spacing w:after="120"/>
              <w:jc w:val="center"/>
              <w:rPr>
                <w:rFonts w:cs="Times New Roman"/>
              </w:rPr>
            </w:pPr>
          </w:p>
        </w:tc>
        <w:tc>
          <w:tcPr>
            <w:tcW w:w="1314" w:type="dxa"/>
            <w:hideMark/>
          </w:tcPr>
          <w:p w:rsidR="0068126C" w:rsidRDefault="0068126C" w:rsidP="00E905B8">
            <w:pPr>
              <w:spacing w:after="120"/>
              <w:jc w:val="center"/>
              <w:rPr>
                <w:rFonts w:cs="Times New Roman"/>
              </w:rPr>
            </w:pPr>
            <w:r>
              <w:rPr>
                <w:rFonts w:cs="Times New Roman"/>
              </w:rPr>
              <w:t>1100</w:t>
            </w:r>
          </w:p>
        </w:tc>
        <w:tc>
          <w:tcPr>
            <w:tcW w:w="1277" w:type="dxa"/>
            <w:hideMark/>
          </w:tcPr>
          <w:p w:rsidR="0068126C" w:rsidRDefault="0068126C" w:rsidP="00E905B8">
            <w:pPr>
              <w:spacing w:after="120"/>
              <w:jc w:val="center"/>
              <w:rPr>
                <w:rFonts w:cs="Times New Roman"/>
              </w:rPr>
            </w:pPr>
            <w:r>
              <w:rPr>
                <w:rFonts w:cs="Times New Roman"/>
              </w:rPr>
              <w:t>0011</w:t>
            </w:r>
          </w:p>
        </w:tc>
      </w:tr>
    </w:tbl>
    <w:p w:rsidR="0068126C" w:rsidRDefault="0068126C" w:rsidP="00E905B8">
      <w:pPr>
        <w:spacing w:after="120"/>
        <w:ind w:hanging="450"/>
        <w:rPr>
          <w:b/>
          <w:color w:val="008000"/>
        </w:rPr>
      </w:pPr>
    </w:p>
    <w:p w:rsidR="0068126C" w:rsidRDefault="0068126C" w:rsidP="00E905B8">
      <w:pPr>
        <w:spacing w:after="120"/>
        <w:ind w:hanging="450"/>
        <w:rPr>
          <w:b/>
          <w:color w:val="008000"/>
        </w:rPr>
      </w:pPr>
    </w:p>
    <w:p w:rsidR="0068126C" w:rsidRDefault="0068126C" w:rsidP="00E905B8">
      <w:pPr>
        <w:spacing w:after="120"/>
      </w:pPr>
    </w:p>
    <w:p w:rsidR="0068126C" w:rsidRDefault="00B5239D" w:rsidP="00E905B8">
      <w:pPr>
        <w:spacing w:after="120"/>
        <w:rPr>
          <w:b/>
        </w:rPr>
      </w:pPr>
      <w:r w:rsidRPr="00B5239D">
        <w:rPr>
          <w:b/>
        </w:rPr>
        <w:t>49)</w:t>
      </w:r>
      <w:r w:rsidR="0068126C">
        <w:t xml:space="preserve"> </w:t>
      </w:r>
      <w:r w:rsidR="0068126C" w:rsidRPr="003078CA">
        <w:t>Generalize Huﬀman’s algorithm to ternary codewords and prove that it yields optimal ternary codes.</w:t>
      </w:r>
    </w:p>
    <w:p w:rsidR="0068126C" w:rsidRDefault="0068126C" w:rsidP="00E905B8">
      <w:pPr>
        <w:spacing w:after="120"/>
        <w:rPr>
          <w:b/>
        </w:rPr>
      </w:pPr>
    </w:p>
    <w:p w:rsidR="0068126C" w:rsidRDefault="0068126C" w:rsidP="00E905B8">
      <w:pPr>
        <w:spacing w:after="120"/>
      </w:pPr>
      <w:r>
        <w:t>Ternary Huffman tree:</w:t>
      </w:r>
    </w:p>
    <w:p w:rsidR="0068126C" w:rsidRDefault="0068126C" w:rsidP="00917DE9">
      <w:pPr>
        <w:spacing w:after="120"/>
      </w:pPr>
      <w:r>
        <w:t>1.Sort the symbols by probability.</w:t>
      </w:r>
    </w:p>
    <w:p w:rsidR="0068126C" w:rsidRDefault="0068126C" w:rsidP="00917DE9">
      <w:pPr>
        <w:spacing w:after="120"/>
      </w:pPr>
      <w:r>
        <w:t>2.If nr. of symbols is odd, add a “filler” symbol with probability 0. This way we always have an even nr. of symbols from now on.</w:t>
      </w:r>
    </w:p>
    <w:p w:rsidR="0068126C" w:rsidRDefault="0068126C" w:rsidP="00917DE9">
      <w:pPr>
        <w:spacing w:after="120"/>
      </w:pPr>
      <w:r>
        <w:t>2. Combine the three symbols with the lowest 3 probabilities.</w:t>
      </w:r>
    </w:p>
    <w:p w:rsidR="0068126C" w:rsidRDefault="0068126C" w:rsidP="00917DE9">
      <w:pPr>
        <w:spacing w:after="120"/>
      </w:pPr>
      <w:r>
        <w:t>3. Assign the sum of the 3 probabilities to the combined symbol.</w:t>
      </w:r>
    </w:p>
    <w:p w:rsidR="0068126C" w:rsidRDefault="0068126C" w:rsidP="00917DE9">
      <w:pPr>
        <w:spacing w:after="120"/>
      </w:pPr>
      <w:r>
        <w:t>4. Go back to 1.</w:t>
      </w:r>
    </w:p>
    <w:p w:rsidR="0068126C" w:rsidRDefault="0068126C" w:rsidP="00E905B8">
      <w:pPr>
        <w:spacing w:after="120"/>
      </w:pPr>
      <w:r>
        <w:t>Example: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
        <w:gridCol w:w="756"/>
        <w:gridCol w:w="756"/>
        <w:gridCol w:w="756"/>
        <w:gridCol w:w="756"/>
        <w:gridCol w:w="756"/>
        <w:gridCol w:w="756"/>
        <w:gridCol w:w="756"/>
      </w:tblGrid>
      <w:tr w:rsidR="0068126C" w:rsidTr="00F90D1E">
        <w:tc>
          <w:tcPr>
            <w:tcW w:w="678" w:type="dxa"/>
            <w:hideMark/>
          </w:tcPr>
          <w:p w:rsidR="0068126C" w:rsidRDefault="0068126C" w:rsidP="00E905B8">
            <w:pPr>
              <w:spacing w:after="120"/>
            </w:pPr>
            <w:r>
              <w:rPr>
                <w:i/>
              </w:rPr>
              <w:t>X</w:t>
            </w:r>
            <w:r>
              <w:t xml:space="preserve"> =</w:t>
            </w:r>
          </w:p>
        </w:tc>
        <w:tc>
          <w:tcPr>
            <w:tcW w:w="756" w:type="dxa"/>
            <w:hideMark/>
          </w:tcPr>
          <w:p w:rsidR="0068126C" w:rsidRDefault="0068126C" w:rsidP="00E905B8">
            <w:pPr>
              <w:spacing w:after="120"/>
            </w:pPr>
            <w:r>
              <w:rPr>
                <w:i/>
              </w:rPr>
              <w:t>x</w:t>
            </w:r>
            <w:r>
              <w:rPr>
                <w:vertAlign w:val="subscript"/>
              </w:rPr>
              <w:t>1</w:t>
            </w:r>
          </w:p>
        </w:tc>
        <w:tc>
          <w:tcPr>
            <w:tcW w:w="756" w:type="dxa"/>
            <w:hideMark/>
          </w:tcPr>
          <w:p w:rsidR="0068126C" w:rsidRDefault="0068126C" w:rsidP="00E905B8">
            <w:pPr>
              <w:spacing w:after="120"/>
            </w:pPr>
            <w:r>
              <w:rPr>
                <w:i/>
              </w:rPr>
              <w:t>x</w:t>
            </w:r>
            <w:r>
              <w:rPr>
                <w:vertAlign w:val="subscript"/>
              </w:rPr>
              <w:t>2</w:t>
            </w:r>
          </w:p>
        </w:tc>
        <w:tc>
          <w:tcPr>
            <w:tcW w:w="756" w:type="dxa"/>
            <w:hideMark/>
          </w:tcPr>
          <w:p w:rsidR="0068126C" w:rsidRDefault="0068126C" w:rsidP="00E905B8">
            <w:pPr>
              <w:spacing w:after="120"/>
            </w:pPr>
            <w:r>
              <w:rPr>
                <w:i/>
              </w:rPr>
              <w:t>x</w:t>
            </w:r>
            <w:r>
              <w:rPr>
                <w:vertAlign w:val="subscript"/>
              </w:rPr>
              <w:t>3</w:t>
            </w:r>
          </w:p>
        </w:tc>
        <w:tc>
          <w:tcPr>
            <w:tcW w:w="756" w:type="dxa"/>
            <w:hideMark/>
          </w:tcPr>
          <w:p w:rsidR="0068126C" w:rsidRDefault="0068126C" w:rsidP="00E905B8">
            <w:pPr>
              <w:spacing w:after="120"/>
            </w:pPr>
            <w:r>
              <w:rPr>
                <w:i/>
              </w:rPr>
              <w:t>x</w:t>
            </w:r>
            <w:r>
              <w:rPr>
                <w:vertAlign w:val="subscript"/>
              </w:rPr>
              <w:t>4</w:t>
            </w:r>
          </w:p>
        </w:tc>
        <w:tc>
          <w:tcPr>
            <w:tcW w:w="756" w:type="dxa"/>
            <w:hideMark/>
          </w:tcPr>
          <w:p w:rsidR="0068126C" w:rsidRDefault="0068126C" w:rsidP="00E905B8">
            <w:pPr>
              <w:spacing w:after="120"/>
            </w:pPr>
            <w:r>
              <w:rPr>
                <w:i/>
              </w:rPr>
              <w:t>x</w:t>
            </w:r>
            <w:r>
              <w:rPr>
                <w:vertAlign w:val="subscript"/>
              </w:rPr>
              <w:t>5</w:t>
            </w:r>
          </w:p>
        </w:tc>
        <w:tc>
          <w:tcPr>
            <w:tcW w:w="756" w:type="dxa"/>
            <w:hideMark/>
          </w:tcPr>
          <w:p w:rsidR="0068126C" w:rsidRDefault="0068126C" w:rsidP="00E905B8">
            <w:pPr>
              <w:spacing w:after="120"/>
            </w:pPr>
            <w:r>
              <w:rPr>
                <w:i/>
              </w:rPr>
              <w:t>x</w:t>
            </w:r>
            <w:r>
              <w:rPr>
                <w:vertAlign w:val="subscript"/>
              </w:rPr>
              <w:t>6</w:t>
            </w:r>
          </w:p>
        </w:tc>
        <w:tc>
          <w:tcPr>
            <w:tcW w:w="756" w:type="dxa"/>
            <w:hideMark/>
          </w:tcPr>
          <w:p w:rsidR="0068126C" w:rsidRDefault="0068126C" w:rsidP="00E905B8">
            <w:pPr>
              <w:spacing w:after="120"/>
            </w:pPr>
            <w:r>
              <w:rPr>
                <w:i/>
              </w:rPr>
              <w:t>x</w:t>
            </w:r>
            <w:r>
              <w:rPr>
                <w:vertAlign w:val="subscript"/>
              </w:rPr>
              <w:t>7</w:t>
            </w:r>
          </w:p>
        </w:tc>
      </w:tr>
      <w:tr w:rsidR="0068126C" w:rsidTr="00F90D1E">
        <w:tc>
          <w:tcPr>
            <w:tcW w:w="678" w:type="dxa"/>
          </w:tcPr>
          <w:p w:rsidR="0068126C" w:rsidRDefault="0068126C" w:rsidP="00E905B8">
            <w:pPr>
              <w:spacing w:after="120"/>
            </w:pPr>
          </w:p>
        </w:tc>
        <w:tc>
          <w:tcPr>
            <w:tcW w:w="756" w:type="dxa"/>
            <w:hideMark/>
          </w:tcPr>
          <w:p w:rsidR="0068126C" w:rsidRDefault="0068126C" w:rsidP="00E905B8">
            <w:pPr>
              <w:spacing w:after="120"/>
            </w:pPr>
            <w:r>
              <w:t>0.50</w:t>
            </w:r>
          </w:p>
        </w:tc>
        <w:tc>
          <w:tcPr>
            <w:tcW w:w="756" w:type="dxa"/>
            <w:hideMark/>
          </w:tcPr>
          <w:p w:rsidR="0068126C" w:rsidRDefault="0068126C" w:rsidP="00E905B8">
            <w:pPr>
              <w:spacing w:after="120"/>
            </w:pPr>
            <w:r>
              <w:t>0.26</w:t>
            </w:r>
          </w:p>
        </w:tc>
        <w:tc>
          <w:tcPr>
            <w:tcW w:w="756" w:type="dxa"/>
            <w:hideMark/>
          </w:tcPr>
          <w:p w:rsidR="0068126C" w:rsidRDefault="0068126C" w:rsidP="00E905B8">
            <w:pPr>
              <w:spacing w:after="120"/>
            </w:pPr>
            <w:r>
              <w:t>0.11</w:t>
            </w:r>
          </w:p>
        </w:tc>
        <w:tc>
          <w:tcPr>
            <w:tcW w:w="756" w:type="dxa"/>
            <w:hideMark/>
          </w:tcPr>
          <w:p w:rsidR="0068126C" w:rsidRDefault="0068126C" w:rsidP="00E905B8">
            <w:pPr>
              <w:spacing w:after="120"/>
            </w:pPr>
            <w:r>
              <w:t>0.04</w:t>
            </w:r>
          </w:p>
        </w:tc>
        <w:tc>
          <w:tcPr>
            <w:tcW w:w="756" w:type="dxa"/>
            <w:hideMark/>
          </w:tcPr>
          <w:p w:rsidR="0068126C" w:rsidRDefault="0068126C" w:rsidP="00E905B8">
            <w:pPr>
              <w:spacing w:after="120"/>
            </w:pPr>
            <w:r>
              <w:t>0.04</w:t>
            </w:r>
          </w:p>
        </w:tc>
        <w:tc>
          <w:tcPr>
            <w:tcW w:w="756" w:type="dxa"/>
            <w:hideMark/>
          </w:tcPr>
          <w:p w:rsidR="0068126C" w:rsidRDefault="0068126C" w:rsidP="00E905B8">
            <w:pPr>
              <w:spacing w:after="120"/>
            </w:pPr>
            <w:r>
              <w:t>0.03</w:t>
            </w:r>
          </w:p>
        </w:tc>
        <w:tc>
          <w:tcPr>
            <w:tcW w:w="756" w:type="dxa"/>
            <w:hideMark/>
          </w:tcPr>
          <w:p w:rsidR="0068126C" w:rsidRDefault="0068126C" w:rsidP="00E905B8">
            <w:pPr>
              <w:spacing w:after="120"/>
            </w:pPr>
            <w:r>
              <w:t>0.02</w:t>
            </w:r>
          </w:p>
        </w:tc>
      </w:tr>
      <w:tr w:rsidR="001E50C7" w:rsidTr="00F90D1E">
        <w:tc>
          <w:tcPr>
            <w:tcW w:w="678" w:type="dxa"/>
          </w:tcPr>
          <w:p w:rsidR="001E50C7" w:rsidRDefault="001E50C7" w:rsidP="00E905B8">
            <w:pPr>
              <w:spacing w:after="120"/>
            </w:pPr>
            <w:r>
              <w:br w:type="page"/>
            </w:r>
          </w:p>
        </w:tc>
        <w:tc>
          <w:tcPr>
            <w:tcW w:w="756" w:type="dxa"/>
          </w:tcPr>
          <w:p w:rsidR="001E50C7" w:rsidRDefault="001E50C7" w:rsidP="00E905B8">
            <w:pPr>
              <w:spacing w:after="120"/>
            </w:pPr>
          </w:p>
        </w:tc>
        <w:tc>
          <w:tcPr>
            <w:tcW w:w="756" w:type="dxa"/>
          </w:tcPr>
          <w:p w:rsidR="001E50C7" w:rsidRDefault="001E50C7" w:rsidP="00E905B8">
            <w:pPr>
              <w:spacing w:after="120"/>
            </w:pPr>
          </w:p>
        </w:tc>
        <w:tc>
          <w:tcPr>
            <w:tcW w:w="756" w:type="dxa"/>
          </w:tcPr>
          <w:p w:rsidR="001E50C7" w:rsidRDefault="001E50C7" w:rsidP="00E905B8">
            <w:pPr>
              <w:spacing w:after="120"/>
            </w:pPr>
          </w:p>
        </w:tc>
        <w:tc>
          <w:tcPr>
            <w:tcW w:w="756" w:type="dxa"/>
          </w:tcPr>
          <w:p w:rsidR="001E50C7" w:rsidRDefault="001E50C7" w:rsidP="00E905B8">
            <w:pPr>
              <w:spacing w:after="120"/>
            </w:pPr>
          </w:p>
        </w:tc>
        <w:tc>
          <w:tcPr>
            <w:tcW w:w="756" w:type="dxa"/>
          </w:tcPr>
          <w:p w:rsidR="001E50C7" w:rsidRDefault="001E50C7" w:rsidP="00E905B8">
            <w:pPr>
              <w:spacing w:after="120"/>
            </w:pPr>
          </w:p>
        </w:tc>
        <w:tc>
          <w:tcPr>
            <w:tcW w:w="756" w:type="dxa"/>
          </w:tcPr>
          <w:p w:rsidR="001E50C7" w:rsidRDefault="001E50C7" w:rsidP="00E905B8">
            <w:pPr>
              <w:spacing w:after="120"/>
            </w:pPr>
          </w:p>
        </w:tc>
        <w:tc>
          <w:tcPr>
            <w:tcW w:w="756" w:type="dxa"/>
          </w:tcPr>
          <w:p w:rsidR="001E50C7" w:rsidRDefault="001E50C7" w:rsidP="00E905B8">
            <w:pPr>
              <w:spacing w:after="120"/>
            </w:pPr>
          </w:p>
        </w:tc>
      </w:tr>
    </w:tbl>
    <w:p w:rsidR="0068126C" w:rsidRDefault="0068126C" w:rsidP="001E50C7">
      <w:pPr>
        <w:spacing w:after="120"/>
      </w:pPr>
      <w:r>
        <w:t xml:space="preserve"> </w:t>
      </w:r>
      <w:r w:rsidR="00917DE9">
        <w:t xml:space="preserve">   </w:t>
      </w:r>
      <w:r w:rsidR="001E50C7">
        <w:tab/>
      </w:r>
      <w:r w:rsidR="001E50C7">
        <w:tab/>
      </w:r>
      <w:r w:rsidR="001E50C7">
        <w:tab/>
      </w:r>
      <w:r w:rsidR="001E50C7">
        <w:tab/>
      </w:r>
      <w:r w:rsidR="001E50C7">
        <w:tab/>
      </w:r>
      <w:r w:rsidR="001E50C7">
        <w:tab/>
      </w:r>
      <w:r w:rsidR="001E50C7">
        <w:tab/>
      </w:r>
      <w:r w:rsidR="001E50C7">
        <w:tab/>
        <w:t xml:space="preserve">   </w:t>
      </w:r>
      <w:r w:rsidR="00917DE9">
        <w:t xml:space="preserve"> </w:t>
      </w:r>
    </w:p>
    <w:tbl>
      <w:tblPr>
        <w:tblStyle w:val="TableGrid"/>
        <w:tblW w:w="0" w:type="auto"/>
        <w:tblLook w:val="04A0" w:firstRow="1" w:lastRow="0" w:firstColumn="1" w:lastColumn="0" w:noHBand="0" w:noVBand="1"/>
      </w:tblPr>
      <w:tblGrid>
        <w:gridCol w:w="1320"/>
        <w:gridCol w:w="1320"/>
        <w:gridCol w:w="1320"/>
        <w:gridCol w:w="1320"/>
        <w:gridCol w:w="858"/>
        <w:gridCol w:w="1349"/>
      </w:tblGrid>
      <w:tr w:rsidR="00982437" w:rsidTr="00F90D1E">
        <w:tc>
          <w:tcPr>
            <w:tcW w:w="1320" w:type="dxa"/>
            <w:tcBorders>
              <w:top w:val="single" w:sz="4" w:space="0" w:color="auto"/>
              <w:left w:val="single" w:sz="4" w:space="0" w:color="auto"/>
              <w:bottom w:val="single" w:sz="4" w:space="0" w:color="auto"/>
              <w:right w:val="single" w:sz="4" w:space="0" w:color="auto"/>
            </w:tcBorders>
          </w:tcPr>
          <w:p w:rsidR="00982437" w:rsidRDefault="00982437" w:rsidP="00E905B8">
            <w:pPr>
              <w:spacing w:after="120"/>
              <w:jc w:val="right"/>
              <w:rPr>
                <w:i/>
              </w:rPr>
            </w:pPr>
          </w:p>
        </w:tc>
        <w:tc>
          <w:tcPr>
            <w:tcW w:w="1320" w:type="dxa"/>
            <w:tcBorders>
              <w:top w:val="single" w:sz="4" w:space="0" w:color="auto"/>
              <w:left w:val="single" w:sz="4" w:space="0" w:color="auto"/>
              <w:bottom w:val="single" w:sz="4" w:space="0" w:color="auto"/>
              <w:right w:val="single" w:sz="4" w:space="0" w:color="auto"/>
            </w:tcBorders>
          </w:tcPr>
          <w:p w:rsidR="00982437" w:rsidRDefault="00982437" w:rsidP="00E905B8">
            <w:pPr>
              <w:spacing w:after="120"/>
              <w:jc w:val="right"/>
            </w:pPr>
          </w:p>
        </w:tc>
        <w:tc>
          <w:tcPr>
            <w:tcW w:w="1320" w:type="dxa"/>
            <w:tcBorders>
              <w:top w:val="single" w:sz="4" w:space="0" w:color="auto"/>
              <w:left w:val="single" w:sz="4" w:space="0" w:color="auto"/>
              <w:bottom w:val="single" w:sz="4" w:space="0" w:color="auto"/>
              <w:right w:val="single" w:sz="4" w:space="0" w:color="auto"/>
            </w:tcBorders>
          </w:tcPr>
          <w:p w:rsidR="00982437" w:rsidRDefault="00982437" w:rsidP="00E905B8">
            <w:pPr>
              <w:spacing w:after="120"/>
              <w:jc w:val="right"/>
            </w:pPr>
          </w:p>
        </w:tc>
        <w:tc>
          <w:tcPr>
            <w:tcW w:w="1320" w:type="dxa"/>
            <w:tcBorders>
              <w:top w:val="single" w:sz="4" w:space="0" w:color="auto"/>
              <w:left w:val="single" w:sz="4" w:space="0" w:color="auto"/>
              <w:bottom w:val="single" w:sz="4" w:space="0" w:color="auto"/>
              <w:right w:val="single" w:sz="4" w:space="0" w:color="auto"/>
            </w:tcBorders>
          </w:tcPr>
          <w:p w:rsidR="00982437" w:rsidRDefault="00982437"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rsidR="00982437" w:rsidRDefault="00982437" w:rsidP="00E905B8">
            <w:pPr>
              <w:spacing w:after="120"/>
              <w:jc w:val="right"/>
              <w:rPr>
                <w:noProof/>
              </w:rPr>
            </w:pPr>
          </w:p>
        </w:tc>
        <w:tc>
          <w:tcPr>
            <w:tcW w:w="990" w:type="dxa"/>
            <w:tcBorders>
              <w:top w:val="single" w:sz="4" w:space="0" w:color="auto"/>
              <w:left w:val="single" w:sz="4" w:space="0" w:color="auto"/>
              <w:bottom w:val="single" w:sz="4" w:space="0" w:color="auto"/>
              <w:right w:val="single" w:sz="4" w:space="0" w:color="auto"/>
            </w:tcBorders>
          </w:tcPr>
          <w:p w:rsidR="00982437" w:rsidRDefault="00982437" w:rsidP="00E905B8">
            <w:pPr>
              <w:spacing w:after="120"/>
              <w:jc w:val="center"/>
            </w:pPr>
            <w:r>
              <w:t>codewords</w:t>
            </w:r>
          </w:p>
        </w:tc>
      </w:tr>
      <w:tr w:rsidR="0068126C" w:rsidTr="00F90D1E">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rPr>
                <w:i/>
              </w:rPr>
              <w:t>x</w:t>
            </w:r>
            <w:r>
              <w:rPr>
                <w:vertAlign w:val="subscript"/>
              </w:rPr>
              <w:t>1</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0.50</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0.50</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0.5</w:t>
            </w:r>
          </w:p>
        </w:tc>
        <w:tc>
          <w:tcPr>
            <w:tcW w:w="858"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jc w:val="right"/>
            </w:pPr>
            <w:r>
              <w:rPr>
                <w:noProof/>
              </w:rPr>
              <mc:AlternateContent>
                <mc:Choice Requires="wps">
                  <w:drawing>
                    <wp:anchor distT="0" distB="0" distL="114300" distR="114300" simplePos="0" relativeHeight="251694080" behindDoc="0" locked="0" layoutInCell="1" allowOverlap="1" wp14:anchorId="7168EA5D" wp14:editId="60F3F6DB">
                      <wp:simplePos x="0" y="0"/>
                      <wp:positionH relativeFrom="column">
                        <wp:posOffset>38669</wp:posOffset>
                      </wp:positionH>
                      <wp:positionV relativeFrom="paragraph">
                        <wp:posOffset>170038</wp:posOffset>
                      </wp:positionV>
                      <wp:extent cx="259307" cy="265430"/>
                      <wp:effectExtent l="0" t="38100" r="64770" b="20320"/>
                      <wp:wrapNone/>
                      <wp:docPr id="18" name="Straight Arrow Connector 18"/>
                      <wp:cNvGraphicFramePr/>
                      <a:graphic xmlns:a="http://schemas.openxmlformats.org/drawingml/2006/main">
                        <a:graphicData uri="http://schemas.microsoft.com/office/word/2010/wordprocessingShape">
                          <wps:wsp>
                            <wps:cNvCnPr/>
                            <wps:spPr>
                              <a:xfrm flipV="1">
                                <a:off x="0" y="0"/>
                                <a:ext cx="259307"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665EC" id="Straight Arrow Connector 18" o:spid="_x0000_s1026" type="#_x0000_t32" style="position:absolute;margin-left:3.05pt;margin-top:13.4pt;width:20.4pt;height:20.9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" strokecolor="black [3213]" strokeweight="1pt">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0A52202E" wp14:editId="0BA9386A">
                      <wp:simplePos x="0" y="0"/>
                      <wp:positionH relativeFrom="column">
                        <wp:posOffset>-49530</wp:posOffset>
                      </wp:positionH>
                      <wp:positionV relativeFrom="paragraph">
                        <wp:posOffset>59690</wp:posOffset>
                      </wp:positionV>
                      <wp:extent cx="45085" cy="791210"/>
                      <wp:effectExtent l="0" t="0" r="12065" b="27940"/>
                      <wp:wrapNone/>
                      <wp:docPr id="28" name="Right Brace 28"/>
                      <wp:cNvGraphicFramePr/>
                      <a:graphic xmlns:a="http://schemas.openxmlformats.org/drawingml/2006/main">
                        <a:graphicData uri="http://schemas.microsoft.com/office/word/2010/wordprocessingShape">
                          <wps:wsp>
                            <wps:cNvSpPr/>
                            <wps:spPr>
                              <a:xfrm>
                                <a:off x="0" y="0"/>
                                <a:ext cx="45085" cy="79121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6726B" id="Right Brace 28" o:spid="_x0000_s1026" type="#_x0000_t88" style="position:absolute;margin-left:-3.9pt;margin-top:4.7pt;width:3.55pt;height:62.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" adj="103" strokecolor="black [3213]" strokeweight="1pt"/>
                  </w:pict>
                </mc:Fallback>
              </mc:AlternateContent>
            </w:r>
            <w:r>
              <w:t>1</w:t>
            </w:r>
          </w:p>
        </w:tc>
        <w:tc>
          <w:tcPr>
            <w:tcW w:w="99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center"/>
            </w:pPr>
            <w:r>
              <w:t>0</w:t>
            </w:r>
          </w:p>
        </w:tc>
      </w:tr>
      <w:tr w:rsidR="0068126C" w:rsidTr="00F90D1E">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rPr>
                <w:i/>
              </w:rPr>
              <w:t>x</w:t>
            </w:r>
            <w:r>
              <w:rPr>
                <w:vertAlign w:val="subscript"/>
              </w:rPr>
              <w:t>2</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0.26</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0.26</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0.26</w:t>
            </w:r>
          </w:p>
        </w:tc>
        <w:tc>
          <w:tcPr>
            <w:tcW w:w="858"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center"/>
            </w:pPr>
            <w:r>
              <w:t>1</w:t>
            </w:r>
          </w:p>
        </w:tc>
      </w:tr>
      <w:tr w:rsidR="0068126C" w:rsidTr="00F90D1E">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rPr>
                <w:i/>
              </w:rPr>
              <w:t>x</w:t>
            </w:r>
            <w:r>
              <w:rPr>
                <w:vertAlign w:val="subscript"/>
              </w:rPr>
              <w:t>3</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0.11</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0.11</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rPr>
                <w:noProof/>
              </w:rPr>
              <mc:AlternateContent>
                <mc:Choice Requires="wps">
                  <w:drawing>
                    <wp:anchor distT="0" distB="0" distL="114300" distR="114300" simplePos="0" relativeHeight="251692032" behindDoc="0" locked="0" layoutInCell="1" allowOverlap="1" wp14:anchorId="75E5FAB8" wp14:editId="12D0583D">
                      <wp:simplePos x="0" y="0"/>
                      <wp:positionH relativeFrom="column">
                        <wp:posOffset>-6094</wp:posOffset>
                      </wp:positionH>
                      <wp:positionV relativeFrom="paragraph">
                        <wp:posOffset>175857</wp:posOffset>
                      </wp:positionV>
                      <wp:extent cx="425412" cy="265430"/>
                      <wp:effectExtent l="0" t="38100" r="51435" b="20320"/>
                      <wp:wrapNone/>
                      <wp:docPr id="29" name="Straight Arrow Connector 29"/>
                      <wp:cNvGraphicFramePr/>
                      <a:graphic xmlns:a="http://schemas.openxmlformats.org/drawingml/2006/main">
                        <a:graphicData uri="http://schemas.microsoft.com/office/word/2010/wordprocessingShape">
                          <wps:wsp>
                            <wps:cNvCnPr/>
                            <wps:spPr>
                              <a:xfrm flipV="1">
                                <a:off x="0" y="0"/>
                                <a:ext cx="425412"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F1631" id="Straight Arrow Connector 29" o:spid="_x0000_s1026" type="#_x0000_t32" style="position:absolute;margin-left:-.5pt;margin-top:13.85pt;width:33.5pt;height:20.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" strokecolor="black [3213]" strokeweight="1pt">
                      <v:stroke endarrow="open"/>
                    </v:shape>
                  </w:pict>
                </mc:Fallback>
              </mc:AlternateContent>
            </w:r>
            <w:r>
              <w:rPr>
                <w:noProof/>
              </w:rPr>
              <mc:AlternateContent>
                <mc:Choice Requires="wps">
                  <w:drawing>
                    <wp:anchor distT="0" distB="0" distL="114300" distR="114300" simplePos="0" relativeHeight="251691008" behindDoc="0" locked="0" layoutInCell="1" allowOverlap="1" wp14:anchorId="5DD5C525" wp14:editId="6CF903FD">
                      <wp:simplePos x="0" y="0"/>
                      <wp:positionH relativeFrom="column">
                        <wp:posOffset>-48895</wp:posOffset>
                      </wp:positionH>
                      <wp:positionV relativeFrom="paragraph">
                        <wp:posOffset>58420</wp:posOffset>
                      </wp:positionV>
                      <wp:extent cx="45085" cy="791210"/>
                      <wp:effectExtent l="0" t="0" r="12065" b="27940"/>
                      <wp:wrapNone/>
                      <wp:docPr id="30" name="Right Brace 30"/>
                      <wp:cNvGraphicFramePr/>
                      <a:graphic xmlns:a="http://schemas.openxmlformats.org/drawingml/2006/main">
                        <a:graphicData uri="http://schemas.microsoft.com/office/word/2010/wordprocessingShape">
                          <wps:wsp>
                            <wps:cNvSpPr/>
                            <wps:spPr>
                              <a:xfrm>
                                <a:off x="0" y="0"/>
                                <a:ext cx="45085" cy="79121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C9CDDA" id="Right Brace 30" o:spid="_x0000_s1026" type="#_x0000_t88" style="position:absolute;margin-left:-3.85pt;margin-top:4.6pt;width:3.55pt;height:6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" adj="103" strokecolor="black [3213]" strokeweight="1pt"/>
                  </w:pict>
                </mc:Fallback>
              </mc:AlternateContent>
            </w:r>
            <w:r>
              <w:t>0.24</w:t>
            </w:r>
          </w:p>
        </w:tc>
        <w:tc>
          <w:tcPr>
            <w:tcW w:w="858"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center"/>
            </w:pPr>
            <w:r>
              <w:t>20</w:t>
            </w:r>
          </w:p>
        </w:tc>
      </w:tr>
      <w:tr w:rsidR="0068126C" w:rsidTr="00F90D1E">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rPr>
                <w:i/>
              </w:rPr>
              <w:t>x</w:t>
            </w:r>
            <w:r>
              <w:rPr>
                <w:vertAlign w:val="subscript"/>
              </w:rPr>
              <w:t>4</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0.04</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0.04</w:t>
            </w:r>
          </w:p>
        </w:tc>
        <w:tc>
          <w:tcPr>
            <w:tcW w:w="1320"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center"/>
            </w:pPr>
            <w:r>
              <w:t>21</w:t>
            </w:r>
          </w:p>
        </w:tc>
      </w:tr>
      <w:tr w:rsidR="0068126C" w:rsidTr="00F90D1E">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rPr>
                <w:i/>
              </w:rPr>
              <w:t>x</w:t>
            </w:r>
            <w:r>
              <w:rPr>
                <w:vertAlign w:val="subscript"/>
              </w:rPr>
              <w:t>5</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0.04</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rPr>
                <w:noProof/>
              </w:rPr>
              <mc:AlternateContent>
                <mc:Choice Requires="wps">
                  <w:drawing>
                    <wp:anchor distT="0" distB="0" distL="114300" distR="114300" simplePos="0" relativeHeight="251688960" behindDoc="0" locked="0" layoutInCell="1" allowOverlap="1" wp14:anchorId="281B022A" wp14:editId="2F2EC579">
                      <wp:simplePos x="0" y="0"/>
                      <wp:positionH relativeFrom="column">
                        <wp:posOffset>8890</wp:posOffset>
                      </wp:positionH>
                      <wp:positionV relativeFrom="paragraph">
                        <wp:posOffset>175260</wp:posOffset>
                      </wp:positionV>
                      <wp:extent cx="340995" cy="265430"/>
                      <wp:effectExtent l="0" t="38100" r="59055" b="20320"/>
                      <wp:wrapNone/>
                      <wp:docPr id="31" name="Straight Arrow Connector 31"/>
                      <wp:cNvGraphicFramePr/>
                      <a:graphic xmlns:a="http://schemas.openxmlformats.org/drawingml/2006/main">
                        <a:graphicData uri="http://schemas.microsoft.com/office/word/2010/wordprocessingShape">
                          <wps:wsp>
                            <wps:cNvCnPr/>
                            <wps:spPr>
                              <a:xfrm flipV="1">
                                <a:off x="0" y="0"/>
                                <a:ext cx="34099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7CEBB" id="Straight Arrow Connector 31" o:spid="_x0000_s1026" type="#_x0000_t32" style="position:absolute;margin-left:.7pt;margin-top:13.8pt;width:26.85pt;height:20.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" strokecolor="black [3213]" strokeweight="1pt">
                      <v:stroke endarrow="open"/>
                    </v:shape>
                  </w:pict>
                </mc:Fallback>
              </mc:AlternateContent>
            </w:r>
            <w:r>
              <w:rPr>
                <w:noProof/>
              </w:rPr>
              <mc:AlternateContent>
                <mc:Choice Requires="wps">
                  <w:drawing>
                    <wp:anchor distT="0" distB="0" distL="114300" distR="114300" simplePos="0" relativeHeight="251689984" behindDoc="0" locked="0" layoutInCell="1" allowOverlap="1" wp14:anchorId="305A7FFC" wp14:editId="1AECB5E6">
                      <wp:simplePos x="0" y="0"/>
                      <wp:positionH relativeFrom="column">
                        <wp:posOffset>-25021</wp:posOffset>
                      </wp:positionH>
                      <wp:positionV relativeFrom="paragraph">
                        <wp:posOffset>30452</wp:posOffset>
                      </wp:positionV>
                      <wp:extent cx="45719" cy="791570"/>
                      <wp:effectExtent l="0" t="0" r="12065" b="27940"/>
                      <wp:wrapNone/>
                      <wp:docPr id="32" name="Right Brace 32"/>
                      <wp:cNvGraphicFramePr/>
                      <a:graphic xmlns:a="http://schemas.openxmlformats.org/drawingml/2006/main">
                        <a:graphicData uri="http://schemas.microsoft.com/office/word/2010/wordprocessingShape">
                          <wps:wsp>
                            <wps:cNvSpPr/>
                            <wps:spPr>
                              <a:xfrm>
                                <a:off x="0" y="0"/>
                                <a:ext cx="45719" cy="79157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7CA23C" id="Right Brace 32" o:spid="_x0000_s1026" type="#_x0000_t88" style="position:absolute;margin-left:-1.95pt;margin-top:2.4pt;width:3.6pt;height:62.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" adj="104" strokecolor="black [3213]" strokeweight="1pt"/>
                  </w:pict>
                </mc:Fallback>
              </mc:AlternateContent>
            </w:r>
            <w:r>
              <w:t>0.9</w:t>
            </w:r>
          </w:p>
        </w:tc>
        <w:tc>
          <w:tcPr>
            <w:tcW w:w="1320"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rPr>
                <w:noProof/>
              </w:rPr>
            </w:pPr>
          </w:p>
        </w:tc>
        <w:tc>
          <w:tcPr>
            <w:tcW w:w="99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center"/>
            </w:pPr>
            <w:r>
              <w:t>220</w:t>
            </w:r>
          </w:p>
        </w:tc>
      </w:tr>
      <w:tr w:rsidR="0068126C" w:rsidTr="00F90D1E">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rPr>
                <w:i/>
              </w:rPr>
              <w:t>x</w:t>
            </w:r>
            <w:r>
              <w:rPr>
                <w:vertAlign w:val="subscript"/>
              </w:rPr>
              <w:t>6</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0.03</w:t>
            </w:r>
          </w:p>
        </w:tc>
        <w:tc>
          <w:tcPr>
            <w:tcW w:w="1320"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jc w:val="right"/>
            </w:pPr>
          </w:p>
        </w:tc>
        <w:tc>
          <w:tcPr>
            <w:tcW w:w="1320"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center"/>
            </w:pPr>
            <w:r>
              <w:t>221</w:t>
            </w:r>
          </w:p>
        </w:tc>
      </w:tr>
      <w:tr w:rsidR="0068126C" w:rsidTr="00F90D1E">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rPr>
                <w:i/>
              </w:rPr>
              <w:t>x</w:t>
            </w:r>
            <w:r>
              <w:rPr>
                <w:vertAlign w:val="subscript"/>
              </w:rPr>
              <w:t>7</w:t>
            </w:r>
          </w:p>
        </w:tc>
        <w:tc>
          <w:tcPr>
            <w:tcW w:w="132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right"/>
            </w:pPr>
            <w:r>
              <w:t>0.02</w:t>
            </w:r>
          </w:p>
        </w:tc>
        <w:tc>
          <w:tcPr>
            <w:tcW w:w="1320"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jc w:val="right"/>
            </w:pPr>
          </w:p>
        </w:tc>
        <w:tc>
          <w:tcPr>
            <w:tcW w:w="1320"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rsidR="0068126C" w:rsidRDefault="0068126C" w:rsidP="00E905B8">
            <w:pPr>
              <w:spacing w:after="120"/>
              <w:jc w:val="center"/>
            </w:pPr>
            <w:r>
              <w:t>222</w:t>
            </w:r>
          </w:p>
        </w:tc>
      </w:tr>
    </w:tbl>
    <w:p w:rsidR="0068126C" w:rsidRDefault="0068126C" w:rsidP="00E905B8">
      <w:pPr>
        <w:spacing w:after="120"/>
        <w:ind w:hanging="450"/>
      </w:pPr>
      <w:r>
        <w:t>The average nr. of tri</w:t>
      </w:r>
      <w:r w:rsidRPr="00917923">
        <w:t>ts for this c</w:t>
      </w:r>
      <w:r>
        <w:t>ode is 0.50 x 1 + 0.50 x 2 = 1.33</w:t>
      </w:r>
      <w:r w:rsidRPr="00917923">
        <w:t xml:space="preserve"> </w:t>
      </w:r>
      <w:r>
        <w:t>tr</w:t>
      </w:r>
      <w:r w:rsidRPr="00917923">
        <w:t>it/symbol.</w:t>
      </w:r>
    </w:p>
    <w:p w:rsidR="00917DE9" w:rsidRDefault="00917DE9" w:rsidP="00E905B8">
      <w:pPr>
        <w:spacing w:after="120"/>
        <w:ind w:hanging="450"/>
      </w:pPr>
    </w:p>
    <w:p w:rsidR="0068126C" w:rsidRDefault="0068126C" w:rsidP="00E905B8">
      <w:pPr>
        <w:spacing w:after="120"/>
        <w:ind w:hanging="450"/>
      </w:pPr>
      <w:r>
        <w:t>The proof closely parallels the one in the text for the binary Huffman code:</w:t>
      </w:r>
    </w:p>
    <w:p w:rsidR="0068126C" w:rsidRDefault="0068126C" w:rsidP="00E905B8">
      <w:pPr>
        <w:spacing w:after="120"/>
        <w:ind w:hanging="450"/>
      </w:pPr>
      <w:r>
        <w:t>First we have the equivalent of Lemma 4.4 (solved in Exercise 32), which says that an optimal ternary tree is always full. This is proved with the same type of argument: if a node has fewer than 3 children, there are 2 possibilities:</w:t>
      </w:r>
    </w:p>
    <w:p w:rsidR="0068126C" w:rsidRDefault="0068126C" w:rsidP="00E905B8">
      <w:pPr>
        <w:pStyle w:val="ListParagraph"/>
        <w:numPr>
          <w:ilvl w:val="0"/>
          <w:numId w:val="11"/>
        </w:numPr>
        <w:suppressAutoHyphens/>
        <w:spacing w:after="120" w:line="276" w:lineRule="auto"/>
        <w:ind w:left="0"/>
      </w:pPr>
      <w:r>
        <w:t>1 child → As in Exercise 32, we move up the entire subtree rooted at the child, thus obtaining a tree of smaller cost.</w:t>
      </w:r>
    </w:p>
    <w:p w:rsidR="0068126C" w:rsidRDefault="0068126C" w:rsidP="00E905B8">
      <w:pPr>
        <w:pStyle w:val="ListParagraph"/>
        <w:numPr>
          <w:ilvl w:val="0"/>
          <w:numId w:val="11"/>
        </w:numPr>
        <w:suppressAutoHyphens/>
        <w:spacing w:after="120" w:line="276" w:lineRule="auto"/>
        <w:ind w:left="0"/>
      </w:pPr>
      <w:r>
        <w:t>2 children → We move up one of the grandchildren, thus obtaining a tree of smaller cost, as illustrated below:</w:t>
      </w:r>
      <w:r w:rsidRPr="00B3470A">
        <w:rPr>
          <w:noProof/>
        </w:rPr>
        <w:t xml:space="preserve"> </w:t>
      </w:r>
    </w:p>
    <w:p w:rsidR="0068126C" w:rsidRDefault="0068126C" w:rsidP="00E905B8">
      <w:pPr>
        <w:spacing w:after="120"/>
      </w:pPr>
      <w:r>
        <w:rPr>
          <w:noProof/>
        </w:rPr>
        <w:drawing>
          <wp:inline distT="0" distB="0" distL="0" distR="0" wp14:anchorId="060AF9BF" wp14:editId="6E1BC8E9">
            <wp:extent cx="4465122" cy="12260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65122" cy="1226000"/>
                    </a:xfrm>
                    <a:prstGeom prst="rect">
                      <a:avLst/>
                    </a:prstGeom>
                  </pic:spPr>
                </pic:pic>
              </a:graphicData>
            </a:graphic>
          </wp:inline>
        </w:drawing>
      </w:r>
    </w:p>
    <w:p w:rsidR="0068126C" w:rsidRDefault="0068126C" w:rsidP="00E905B8">
      <w:pPr>
        <w:spacing w:after="120"/>
      </w:pPr>
      <w:r>
        <w:t>If there are no grandchildren, then, because the total nr. of nodes is odd, somewhere higher in the tree must be another node with only 2 children. If we move the node in the higher position, we have again a tree of smaller cost:</w:t>
      </w:r>
    </w:p>
    <w:p w:rsidR="0068126C" w:rsidRDefault="0068126C" w:rsidP="00E905B8">
      <w:pPr>
        <w:spacing w:after="120"/>
        <w:ind w:hanging="450"/>
      </w:pPr>
      <w:r>
        <w:rPr>
          <w:noProof/>
        </w:rPr>
        <w:drawing>
          <wp:inline distT="0" distB="0" distL="0" distR="0" wp14:anchorId="3AF77926" wp14:editId="42EF6CDD">
            <wp:extent cx="2528120" cy="1618993"/>
            <wp:effectExtent l="0" t="0" r="5715" b="63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27958" cy="1618889"/>
                    </a:xfrm>
                    <a:prstGeom prst="rect">
                      <a:avLst/>
                    </a:prstGeom>
                  </pic:spPr>
                </pic:pic>
              </a:graphicData>
            </a:graphic>
          </wp:inline>
        </w:drawing>
      </w:r>
      <w:r>
        <w:tab/>
      </w:r>
      <w:r>
        <w:rPr>
          <w:noProof/>
        </w:rPr>
        <w:drawing>
          <wp:inline distT="0" distB="0" distL="0" distR="0" wp14:anchorId="76302DC1" wp14:editId="31582C4A">
            <wp:extent cx="2386013" cy="162599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88001" cy="1627345"/>
                    </a:xfrm>
                    <a:prstGeom prst="rect">
                      <a:avLst/>
                    </a:prstGeom>
                  </pic:spPr>
                </pic:pic>
              </a:graphicData>
            </a:graphic>
          </wp:inline>
        </w:drawing>
      </w:r>
    </w:p>
    <w:p w:rsidR="0068126C" w:rsidRDefault="0068126C" w:rsidP="00E905B8">
      <w:pPr>
        <w:spacing w:after="120"/>
      </w:pPr>
      <w:r>
        <w:lastRenderedPageBreak/>
        <w:t>This proves the lemma.</w:t>
      </w:r>
    </w:p>
    <w:p w:rsidR="0068126C" w:rsidRDefault="0068126C" w:rsidP="00E905B8">
      <w:pPr>
        <w:spacing w:after="120"/>
      </w:pPr>
      <w:r>
        <w:t>Now we have the equivalent of Theorem 4.5: The ternary Huffman algorithm produces an optimal tree.</w:t>
      </w:r>
    </w:p>
    <w:p w:rsidR="0068126C" w:rsidRDefault="0068126C" w:rsidP="00E905B8">
      <w:pPr>
        <w:spacing w:after="120"/>
      </w:pPr>
      <w:r>
        <w:t xml:space="preserve">The proof is by induction, just like the proof in the text. </w:t>
      </w:r>
    </w:p>
    <w:p w:rsidR="00377297" w:rsidRDefault="00377297" w:rsidP="00E905B8">
      <w:pPr>
        <w:spacing w:after="120"/>
      </w:pPr>
    </w:p>
    <w:p w:rsidR="00377297" w:rsidRPr="00A114FF" w:rsidRDefault="00377297" w:rsidP="00377297">
      <w:r w:rsidRPr="00A114FF">
        <w:rPr>
          <w:b/>
        </w:rPr>
        <w:t>50)</w:t>
      </w:r>
      <w:r w:rsidRPr="00A114FF">
        <w:t xml:space="preserve"> If the characters are sorted according to their frequencies, then the priority queue used in Huffman’s algorithm on page 180 can be replaced with two standard queues to keep tracking of the two highest priority elements. Initially, the first queue contains all of the characters in their frequency-sorted order. At each iteration of the loop, the front of both queues is examined and the elements with the lowest frequencies are removed from the head of either one or both queues. When two nodes are combined, they are inserted into the rear of the second queue with a frequency that is the sum of their individual frequencies. The process is repeated n </w:t>
      </w:r>
      <w:r w:rsidRPr="00A114FF">
        <w:sym w:font="Symbol" w:char="F02D"/>
      </w:r>
      <w:r w:rsidRPr="00A114FF">
        <w:t xml:space="preserve"> 1 times as in the original algorithm.</w:t>
      </w:r>
    </w:p>
    <w:p w:rsidR="00377297" w:rsidRDefault="00377297" w:rsidP="00377297">
      <w:r w:rsidRPr="00A114FF">
        <w:t xml:space="preserve">Since each call to the remove or insert function of either queue takes constant time, instead of log time, each iteration of the loop executes seven constant-time operations, and thus the entire loop executes 7*(n </w:t>
      </w:r>
      <w:r w:rsidRPr="00A114FF">
        <w:sym w:font="Symbol" w:char="F02D"/>
      </w:r>
      <w:r w:rsidRPr="00A114FF">
        <w:t xml:space="preserve"> 1) constant-time operations. The algorithm is thus O(n).</w:t>
      </w:r>
    </w:p>
    <w:p w:rsidR="00377297" w:rsidRDefault="00377297" w:rsidP="00E905B8">
      <w:pPr>
        <w:spacing w:after="120"/>
      </w:pPr>
    </w:p>
    <w:p w:rsidR="009E7782" w:rsidRDefault="009E7782" w:rsidP="00E905B8">
      <w:pPr>
        <w:spacing w:after="120"/>
        <w:ind w:hanging="450"/>
        <w:rPr>
          <w:b/>
          <w:color w:val="008000"/>
        </w:rPr>
      </w:pPr>
    </w:p>
    <w:sectPr w:rsidR="009E7782" w:rsidSect="00E905B8">
      <w:headerReference w:type="even" r:id="rId71"/>
      <w:headerReference w:type="default" r:id="rId72"/>
      <w:footerReference w:type="even" r:id="rId73"/>
      <w:footerReference w:type="default" r:id="rId74"/>
      <w:headerReference w:type="first" r:id="rId75"/>
      <w:footerReference w:type="first" r:id="rId76"/>
      <w:pgSz w:w="12240" w:h="15840"/>
      <w:pgMar w:top="1296" w:right="1440" w:bottom="1296"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487" w:rsidRDefault="00B93487" w:rsidP="006C26FF">
      <w:pPr>
        <w:spacing w:after="0"/>
      </w:pPr>
      <w:r>
        <w:separator/>
      </w:r>
    </w:p>
  </w:endnote>
  <w:endnote w:type="continuationSeparator" w:id="0">
    <w:p w:rsidR="00B93487" w:rsidRDefault="00B93487" w:rsidP="006C26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9">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MMI9">
    <w:panose1 w:val="00000000000000000000"/>
    <w:charset w:val="00"/>
    <w:family w:val="auto"/>
    <w:notTrueType/>
    <w:pitch w:val="default"/>
    <w:sig w:usb0="00000003" w:usb1="00000000" w:usb2="00000000" w:usb3="00000000" w:csb0="00000001" w:csb1="00000000"/>
  </w:font>
  <w:font w:name="Ubuntu">
    <w:altName w:val="Times New Roman"/>
    <w:charset w:val="01"/>
    <w:family w:val="auto"/>
    <w:pitch w:val="default"/>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121" w:rsidRDefault="00F361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37232"/>
      <w:docPartObj>
        <w:docPartGallery w:val="Page Numbers (Bottom of Page)"/>
        <w:docPartUnique/>
      </w:docPartObj>
    </w:sdtPr>
    <w:sdtEndPr>
      <w:rPr>
        <w:noProof/>
      </w:rPr>
    </w:sdtEndPr>
    <w:sdtContent>
      <w:p w:rsidR="00F36121" w:rsidRDefault="00F36121" w:rsidP="00801EC6">
        <w:pPr>
          <w:pStyle w:val="Footer"/>
          <w:jc w:val="right"/>
        </w:pPr>
        <w:r>
          <w:fldChar w:fldCharType="begin"/>
        </w:r>
        <w:r>
          <w:instrText xml:space="preserve"> PAGE   \* MERGEFORMAT </w:instrText>
        </w:r>
        <w:r>
          <w:fldChar w:fldCharType="separate"/>
        </w:r>
        <w:r w:rsidR="007761B9">
          <w:rPr>
            <w:noProof/>
          </w:rPr>
          <w:t>36</w:t>
        </w:r>
        <w:r>
          <w:rPr>
            <w:noProof/>
          </w:rPr>
          <w:fldChar w:fldCharType="end"/>
        </w:r>
      </w:p>
    </w:sdtContent>
  </w:sdt>
  <w:p w:rsidR="00F36121" w:rsidRDefault="00F361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121" w:rsidRDefault="00F36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487" w:rsidRDefault="00B93487" w:rsidP="006C26FF">
      <w:pPr>
        <w:spacing w:after="0"/>
      </w:pPr>
      <w:r>
        <w:separator/>
      </w:r>
    </w:p>
  </w:footnote>
  <w:footnote w:type="continuationSeparator" w:id="0">
    <w:p w:rsidR="00B93487" w:rsidRDefault="00B93487" w:rsidP="006C26F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121" w:rsidRDefault="00F3612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121" w:rsidRPr="00A114FF" w:rsidRDefault="00F36121" w:rsidP="006C26FF">
    <w:r w:rsidRPr="00A114FF">
      <w:t>Chapter 4: The Greedy Approach</w:t>
    </w:r>
    <w:r>
      <w:tab/>
    </w:r>
    <w:r>
      <w:tab/>
    </w:r>
    <w:r>
      <w:tab/>
    </w:r>
    <w:r>
      <w:tab/>
    </w:r>
    <w:r>
      <w:tab/>
    </w:r>
    <w:r>
      <w:tab/>
    </w:r>
    <w:r>
      <w:tab/>
      <w:t>Solutions</w:t>
    </w:r>
  </w:p>
  <w:p w:rsidR="00F36121" w:rsidRDefault="00F36121">
    <w:pPr>
      <w:pStyle w:val="Header"/>
    </w:pPr>
  </w:p>
  <w:p w:rsidR="00F36121" w:rsidRDefault="00F361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121" w:rsidRDefault="00F361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B26BD"/>
    <w:multiLevelType w:val="multilevel"/>
    <w:tmpl w:val="D5640256"/>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
    <w:nsid w:val="0B5B567B"/>
    <w:multiLevelType w:val="hybridMultilevel"/>
    <w:tmpl w:val="BF6C450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095AA3"/>
    <w:multiLevelType w:val="hybridMultilevel"/>
    <w:tmpl w:val="E1F031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48694F"/>
    <w:multiLevelType w:val="hybridMultilevel"/>
    <w:tmpl w:val="851284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07B1971"/>
    <w:multiLevelType w:val="hybridMultilevel"/>
    <w:tmpl w:val="3EF0D1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0E36D5"/>
    <w:multiLevelType w:val="hybridMultilevel"/>
    <w:tmpl w:val="7CF8A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7108F4"/>
    <w:multiLevelType w:val="hybridMultilevel"/>
    <w:tmpl w:val="5C382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BA307A"/>
    <w:multiLevelType w:val="hybridMultilevel"/>
    <w:tmpl w:val="DB3C31A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nsid w:val="54AF06CA"/>
    <w:multiLevelType w:val="hybridMultilevel"/>
    <w:tmpl w:val="26281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6B407A8"/>
    <w:multiLevelType w:val="hybridMultilevel"/>
    <w:tmpl w:val="C25CF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212EB4"/>
    <w:multiLevelType w:val="hybridMultilevel"/>
    <w:tmpl w:val="E016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7A654B"/>
    <w:multiLevelType w:val="multilevel"/>
    <w:tmpl w:val="68BA16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
  </w:num>
  <w:num w:numId="2">
    <w:abstractNumId w:val="7"/>
  </w:num>
  <w:num w:numId="3">
    <w:abstractNumId w:val="11"/>
  </w:num>
  <w:num w:numId="4">
    <w:abstractNumId w:val="6"/>
  </w:num>
  <w:num w:numId="5">
    <w:abstractNumId w:val="8"/>
  </w:num>
  <w:num w:numId="6">
    <w:abstractNumId w:val="1"/>
  </w:num>
  <w:num w:numId="7">
    <w:abstractNumId w:val="2"/>
  </w:num>
  <w:num w:numId="8">
    <w:abstractNumId w:val="5"/>
  </w:num>
  <w:num w:numId="9">
    <w:abstractNumId w:val="0"/>
  </w:num>
  <w:num w:numId="10">
    <w:abstractNumId w:val="4"/>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848"/>
    <w:rsid w:val="00004FC7"/>
    <w:rsid w:val="0001048A"/>
    <w:rsid w:val="0001314D"/>
    <w:rsid w:val="0002150D"/>
    <w:rsid w:val="0002322B"/>
    <w:rsid w:val="000351C5"/>
    <w:rsid w:val="00035F43"/>
    <w:rsid w:val="00036257"/>
    <w:rsid w:val="00036820"/>
    <w:rsid w:val="000371C8"/>
    <w:rsid w:val="00043784"/>
    <w:rsid w:val="000523A3"/>
    <w:rsid w:val="00057267"/>
    <w:rsid w:val="00060ADB"/>
    <w:rsid w:val="0007001E"/>
    <w:rsid w:val="000779A6"/>
    <w:rsid w:val="000864AB"/>
    <w:rsid w:val="00087EEE"/>
    <w:rsid w:val="000971C1"/>
    <w:rsid w:val="000A41ED"/>
    <w:rsid w:val="000B1351"/>
    <w:rsid w:val="000B27F0"/>
    <w:rsid w:val="000B5075"/>
    <w:rsid w:val="000B5376"/>
    <w:rsid w:val="000B79A6"/>
    <w:rsid w:val="000C1A5B"/>
    <w:rsid w:val="000C32BC"/>
    <w:rsid w:val="000C6DEB"/>
    <w:rsid w:val="000D52EF"/>
    <w:rsid w:val="000D7C7C"/>
    <w:rsid w:val="00106FC8"/>
    <w:rsid w:val="00126530"/>
    <w:rsid w:val="001308F9"/>
    <w:rsid w:val="00131133"/>
    <w:rsid w:val="00132F8E"/>
    <w:rsid w:val="001407BA"/>
    <w:rsid w:val="00156489"/>
    <w:rsid w:val="00156544"/>
    <w:rsid w:val="0016027B"/>
    <w:rsid w:val="00161439"/>
    <w:rsid w:val="00170569"/>
    <w:rsid w:val="00176352"/>
    <w:rsid w:val="00180491"/>
    <w:rsid w:val="00193DAC"/>
    <w:rsid w:val="00196EA5"/>
    <w:rsid w:val="00197222"/>
    <w:rsid w:val="001A6CB1"/>
    <w:rsid w:val="001B6B72"/>
    <w:rsid w:val="001D0839"/>
    <w:rsid w:val="001E0FD4"/>
    <w:rsid w:val="001E50C7"/>
    <w:rsid w:val="001F39AA"/>
    <w:rsid w:val="001F535D"/>
    <w:rsid w:val="002017F8"/>
    <w:rsid w:val="00202F98"/>
    <w:rsid w:val="00203970"/>
    <w:rsid w:val="00212055"/>
    <w:rsid w:val="00217E72"/>
    <w:rsid w:val="00223FB5"/>
    <w:rsid w:val="002242C6"/>
    <w:rsid w:val="00226072"/>
    <w:rsid w:val="00237344"/>
    <w:rsid w:val="00243645"/>
    <w:rsid w:val="00245EB1"/>
    <w:rsid w:val="00250E26"/>
    <w:rsid w:val="00251526"/>
    <w:rsid w:val="0025692A"/>
    <w:rsid w:val="00282217"/>
    <w:rsid w:val="0028233B"/>
    <w:rsid w:val="00285882"/>
    <w:rsid w:val="00291916"/>
    <w:rsid w:val="00292F85"/>
    <w:rsid w:val="002A5B4A"/>
    <w:rsid w:val="002A7E8C"/>
    <w:rsid w:val="002B5AA0"/>
    <w:rsid w:val="002B7AE6"/>
    <w:rsid w:val="002C1332"/>
    <w:rsid w:val="002C288D"/>
    <w:rsid w:val="002C3478"/>
    <w:rsid w:val="00301C11"/>
    <w:rsid w:val="00334156"/>
    <w:rsid w:val="00336C9E"/>
    <w:rsid w:val="00352311"/>
    <w:rsid w:val="00362E1B"/>
    <w:rsid w:val="00377297"/>
    <w:rsid w:val="00383F69"/>
    <w:rsid w:val="0038689B"/>
    <w:rsid w:val="00391385"/>
    <w:rsid w:val="0039273A"/>
    <w:rsid w:val="003A2FE2"/>
    <w:rsid w:val="003C02E4"/>
    <w:rsid w:val="003C4540"/>
    <w:rsid w:val="003D20C9"/>
    <w:rsid w:val="003F0659"/>
    <w:rsid w:val="003F7DF6"/>
    <w:rsid w:val="0040542F"/>
    <w:rsid w:val="004059F0"/>
    <w:rsid w:val="00416258"/>
    <w:rsid w:val="0041674B"/>
    <w:rsid w:val="00427FC1"/>
    <w:rsid w:val="004411E8"/>
    <w:rsid w:val="004463A4"/>
    <w:rsid w:val="004509B1"/>
    <w:rsid w:val="00450ABE"/>
    <w:rsid w:val="004513BB"/>
    <w:rsid w:val="00452EDF"/>
    <w:rsid w:val="004535E5"/>
    <w:rsid w:val="00462A1D"/>
    <w:rsid w:val="00465A51"/>
    <w:rsid w:val="00477318"/>
    <w:rsid w:val="00485DE8"/>
    <w:rsid w:val="004A2D15"/>
    <w:rsid w:val="004A31C6"/>
    <w:rsid w:val="004A356F"/>
    <w:rsid w:val="004A6E24"/>
    <w:rsid w:val="004B1C66"/>
    <w:rsid w:val="004B2523"/>
    <w:rsid w:val="004B2539"/>
    <w:rsid w:val="004B613A"/>
    <w:rsid w:val="004B6CEC"/>
    <w:rsid w:val="004B7732"/>
    <w:rsid w:val="004C0D4D"/>
    <w:rsid w:val="004C25E5"/>
    <w:rsid w:val="004C38EB"/>
    <w:rsid w:val="004C6DB0"/>
    <w:rsid w:val="004D278E"/>
    <w:rsid w:val="004D30F6"/>
    <w:rsid w:val="004D364C"/>
    <w:rsid w:val="004D7001"/>
    <w:rsid w:val="004E704F"/>
    <w:rsid w:val="004F03D9"/>
    <w:rsid w:val="00500FB1"/>
    <w:rsid w:val="00501F56"/>
    <w:rsid w:val="0050279B"/>
    <w:rsid w:val="00517955"/>
    <w:rsid w:val="00520761"/>
    <w:rsid w:val="00520910"/>
    <w:rsid w:val="00525183"/>
    <w:rsid w:val="00540179"/>
    <w:rsid w:val="00544541"/>
    <w:rsid w:val="00551E59"/>
    <w:rsid w:val="00554F75"/>
    <w:rsid w:val="00560116"/>
    <w:rsid w:val="00573824"/>
    <w:rsid w:val="005B1CE0"/>
    <w:rsid w:val="005B5129"/>
    <w:rsid w:val="005C4A74"/>
    <w:rsid w:val="005D1B4D"/>
    <w:rsid w:val="005E1FF6"/>
    <w:rsid w:val="005F45DD"/>
    <w:rsid w:val="005F700C"/>
    <w:rsid w:val="00600AC8"/>
    <w:rsid w:val="00603E75"/>
    <w:rsid w:val="00611CE8"/>
    <w:rsid w:val="006146E8"/>
    <w:rsid w:val="006306B4"/>
    <w:rsid w:val="00640614"/>
    <w:rsid w:val="00641651"/>
    <w:rsid w:val="0064674A"/>
    <w:rsid w:val="0065115A"/>
    <w:rsid w:val="006532D0"/>
    <w:rsid w:val="006565CA"/>
    <w:rsid w:val="00665CA9"/>
    <w:rsid w:val="00676835"/>
    <w:rsid w:val="0068126C"/>
    <w:rsid w:val="00691B18"/>
    <w:rsid w:val="006B63CF"/>
    <w:rsid w:val="006C26FF"/>
    <w:rsid w:val="006D28AF"/>
    <w:rsid w:val="006D2E5C"/>
    <w:rsid w:val="006D5AC7"/>
    <w:rsid w:val="006D6DE4"/>
    <w:rsid w:val="006E650D"/>
    <w:rsid w:val="006F39D0"/>
    <w:rsid w:val="00707067"/>
    <w:rsid w:val="00717423"/>
    <w:rsid w:val="0072130D"/>
    <w:rsid w:val="00721DAE"/>
    <w:rsid w:val="00723115"/>
    <w:rsid w:val="0072514F"/>
    <w:rsid w:val="00727E8E"/>
    <w:rsid w:val="00733A16"/>
    <w:rsid w:val="0073727F"/>
    <w:rsid w:val="00746E65"/>
    <w:rsid w:val="00757E69"/>
    <w:rsid w:val="007634EB"/>
    <w:rsid w:val="007635F2"/>
    <w:rsid w:val="007761B9"/>
    <w:rsid w:val="00780F8E"/>
    <w:rsid w:val="00783CA5"/>
    <w:rsid w:val="00792DD0"/>
    <w:rsid w:val="00797462"/>
    <w:rsid w:val="007A09C2"/>
    <w:rsid w:val="007A125A"/>
    <w:rsid w:val="007A1FAD"/>
    <w:rsid w:val="007A2220"/>
    <w:rsid w:val="007A7221"/>
    <w:rsid w:val="007C0B08"/>
    <w:rsid w:val="007C3CD3"/>
    <w:rsid w:val="007C4B62"/>
    <w:rsid w:val="007C7D8B"/>
    <w:rsid w:val="007D0528"/>
    <w:rsid w:val="007D0BFF"/>
    <w:rsid w:val="007E6FF4"/>
    <w:rsid w:val="00800F5B"/>
    <w:rsid w:val="00801EC6"/>
    <w:rsid w:val="00814D0E"/>
    <w:rsid w:val="0082432A"/>
    <w:rsid w:val="008270ED"/>
    <w:rsid w:val="00843EBB"/>
    <w:rsid w:val="00845ADD"/>
    <w:rsid w:val="008478E1"/>
    <w:rsid w:val="00851594"/>
    <w:rsid w:val="00860C01"/>
    <w:rsid w:val="0086367F"/>
    <w:rsid w:val="00866055"/>
    <w:rsid w:val="008730B1"/>
    <w:rsid w:val="00883FFE"/>
    <w:rsid w:val="008A2E76"/>
    <w:rsid w:val="008B1F17"/>
    <w:rsid w:val="008B2785"/>
    <w:rsid w:val="008B5587"/>
    <w:rsid w:val="008D429E"/>
    <w:rsid w:val="008F5462"/>
    <w:rsid w:val="008F5F4D"/>
    <w:rsid w:val="009037A7"/>
    <w:rsid w:val="009115C7"/>
    <w:rsid w:val="00917DE9"/>
    <w:rsid w:val="0093326B"/>
    <w:rsid w:val="00937A94"/>
    <w:rsid w:val="00947A1C"/>
    <w:rsid w:val="00950D4D"/>
    <w:rsid w:val="00952526"/>
    <w:rsid w:val="00952AA5"/>
    <w:rsid w:val="00972C3F"/>
    <w:rsid w:val="009819B4"/>
    <w:rsid w:val="00982437"/>
    <w:rsid w:val="00985BF5"/>
    <w:rsid w:val="00990CE4"/>
    <w:rsid w:val="0099510D"/>
    <w:rsid w:val="00995545"/>
    <w:rsid w:val="009A0D4D"/>
    <w:rsid w:val="009A3484"/>
    <w:rsid w:val="009A5A3B"/>
    <w:rsid w:val="009A6294"/>
    <w:rsid w:val="009B53FC"/>
    <w:rsid w:val="009C282C"/>
    <w:rsid w:val="009C3141"/>
    <w:rsid w:val="009D141D"/>
    <w:rsid w:val="009D6255"/>
    <w:rsid w:val="009E2D56"/>
    <w:rsid w:val="009E7782"/>
    <w:rsid w:val="009F2E60"/>
    <w:rsid w:val="00A00B33"/>
    <w:rsid w:val="00A05C18"/>
    <w:rsid w:val="00A07A8C"/>
    <w:rsid w:val="00A114FF"/>
    <w:rsid w:val="00A22492"/>
    <w:rsid w:val="00A32808"/>
    <w:rsid w:val="00A421A8"/>
    <w:rsid w:val="00A46224"/>
    <w:rsid w:val="00A63183"/>
    <w:rsid w:val="00A64B80"/>
    <w:rsid w:val="00A751DE"/>
    <w:rsid w:val="00A85DA5"/>
    <w:rsid w:val="00A8635A"/>
    <w:rsid w:val="00A95C58"/>
    <w:rsid w:val="00AA14EA"/>
    <w:rsid w:val="00AB7F7C"/>
    <w:rsid w:val="00AC2353"/>
    <w:rsid w:val="00AC3D70"/>
    <w:rsid w:val="00AD2D68"/>
    <w:rsid w:val="00AF0ABC"/>
    <w:rsid w:val="00B10193"/>
    <w:rsid w:val="00B15F5B"/>
    <w:rsid w:val="00B23723"/>
    <w:rsid w:val="00B24D5A"/>
    <w:rsid w:val="00B2742F"/>
    <w:rsid w:val="00B36360"/>
    <w:rsid w:val="00B37107"/>
    <w:rsid w:val="00B41172"/>
    <w:rsid w:val="00B5239D"/>
    <w:rsid w:val="00B55B55"/>
    <w:rsid w:val="00B66573"/>
    <w:rsid w:val="00B821EB"/>
    <w:rsid w:val="00B824B5"/>
    <w:rsid w:val="00B85948"/>
    <w:rsid w:val="00B93487"/>
    <w:rsid w:val="00BA01BE"/>
    <w:rsid w:val="00BC02AC"/>
    <w:rsid w:val="00BC0389"/>
    <w:rsid w:val="00BD24A4"/>
    <w:rsid w:val="00BD7117"/>
    <w:rsid w:val="00BD77AB"/>
    <w:rsid w:val="00BF5682"/>
    <w:rsid w:val="00BF5E2F"/>
    <w:rsid w:val="00C03CFC"/>
    <w:rsid w:val="00C16448"/>
    <w:rsid w:val="00C24299"/>
    <w:rsid w:val="00C2437D"/>
    <w:rsid w:val="00C27687"/>
    <w:rsid w:val="00C30DFE"/>
    <w:rsid w:val="00C31CCA"/>
    <w:rsid w:val="00C349F9"/>
    <w:rsid w:val="00C41301"/>
    <w:rsid w:val="00C41C97"/>
    <w:rsid w:val="00C4264D"/>
    <w:rsid w:val="00C55FDD"/>
    <w:rsid w:val="00C82BFB"/>
    <w:rsid w:val="00C85147"/>
    <w:rsid w:val="00C96809"/>
    <w:rsid w:val="00CA0F69"/>
    <w:rsid w:val="00CA7953"/>
    <w:rsid w:val="00CB4F56"/>
    <w:rsid w:val="00CC18BD"/>
    <w:rsid w:val="00CC2C0B"/>
    <w:rsid w:val="00CC56A3"/>
    <w:rsid w:val="00CE444A"/>
    <w:rsid w:val="00CE69A6"/>
    <w:rsid w:val="00CE6C49"/>
    <w:rsid w:val="00CF0062"/>
    <w:rsid w:val="00D036E4"/>
    <w:rsid w:val="00D20EF2"/>
    <w:rsid w:val="00D30240"/>
    <w:rsid w:val="00D32E38"/>
    <w:rsid w:val="00D42B8A"/>
    <w:rsid w:val="00D503FC"/>
    <w:rsid w:val="00D56525"/>
    <w:rsid w:val="00D611C2"/>
    <w:rsid w:val="00D74855"/>
    <w:rsid w:val="00D82160"/>
    <w:rsid w:val="00D8732A"/>
    <w:rsid w:val="00DA0DDF"/>
    <w:rsid w:val="00DB3CCF"/>
    <w:rsid w:val="00DB7E50"/>
    <w:rsid w:val="00DD3E10"/>
    <w:rsid w:val="00DD6687"/>
    <w:rsid w:val="00DD6A0B"/>
    <w:rsid w:val="00DE7446"/>
    <w:rsid w:val="00DF343E"/>
    <w:rsid w:val="00DF4C97"/>
    <w:rsid w:val="00DF778D"/>
    <w:rsid w:val="00E01E4F"/>
    <w:rsid w:val="00E108EC"/>
    <w:rsid w:val="00E202D3"/>
    <w:rsid w:val="00E30919"/>
    <w:rsid w:val="00E36108"/>
    <w:rsid w:val="00E409C3"/>
    <w:rsid w:val="00E409D7"/>
    <w:rsid w:val="00E50962"/>
    <w:rsid w:val="00E52ABE"/>
    <w:rsid w:val="00E634D9"/>
    <w:rsid w:val="00E741AB"/>
    <w:rsid w:val="00E86848"/>
    <w:rsid w:val="00E905B8"/>
    <w:rsid w:val="00E910EF"/>
    <w:rsid w:val="00E93359"/>
    <w:rsid w:val="00EA4F90"/>
    <w:rsid w:val="00EA770A"/>
    <w:rsid w:val="00EB3590"/>
    <w:rsid w:val="00EB4B3D"/>
    <w:rsid w:val="00EB7684"/>
    <w:rsid w:val="00EC470E"/>
    <w:rsid w:val="00ED1FE8"/>
    <w:rsid w:val="00ED7FAC"/>
    <w:rsid w:val="00EE0844"/>
    <w:rsid w:val="00EF33A7"/>
    <w:rsid w:val="00EF3808"/>
    <w:rsid w:val="00EF4F87"/>
    <w:rsid w:val="00EF6573"/>
    <w:rsid w:val="00F008E5"/>
    <w:rsid w:val="00F02088"/>
    <w:rsid w:val="00F026D5"/>
    <w:rsid w:val="00F0323C"/>
    <w:rsid w:val="00F04853"/>
    <w:rsid w:val="00F07EB8"/>
    <w:rsid w:val="00F14C25"/>
    <w:rsid w:val="00F167B2"/>
    <w:rsid w:val="00F2358A"/>
    <w:rsid w:val="00F30ED2"/>
    <w:rsid w:val="00F34A98"/>
    <w:rsid w:val="00F36121"/>
    <w:rsid w:val="00F40AB2"/>
    <w:rsid w:val="00F5798E"/>
    <w:rsid w:val="00F61697"/>
    <w:rsid w:val="00F632BD"/>
    <w:rsid w:val="00F655D5"/>
    <w:rsid w:val="00F66E14"/>
    <w:rsid w:val="00F90D1E"/>
    <w:rsid w:val="00F91094"/>
    <w:rsid w:val="00F9414D"/>
    <w:rsid w:val="00F96270"/>
    <w:rsid w:val="00FA3387"/>
    <w:rsid w:val="00FA5CE1"/>
    <w:rsid w:val="00FB085C"/>
    <w:rsid w:val="00FC1B17"/>
    <w:rsid w:val="00FC34E9"/>
    <w:rsid w:val="00FC3918"/>
    <w:rsid w:val="00FE562D"/>
    <w:rsid w:val="00FF319F"/>
    <w:rsid w:val="00FF3E8A"/>
    <w:rsid w:val="00FF53A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75CBFB35-88E3-4D6D-B537-9C5E5C86B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C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848"/>
    <w:pPr>
      <w:ind w:left="720"/>
      <w:contextualSpacing/>
    </w:pPr>
  </w:style>
  <w:style w:type="paragraph" w:styleId="HTMLPreformatted">
    <w:name w:val="HTML Preformatted"/>
    <w:basedOn w:val="Normal"/>
    <w:link w:val="HTMLPreformattedChar"/>
    <w:rsid w:val="00DD6A0B"/>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DD6A0B"/>
    <w:rPr>
      <w:rFonts w:ascii="Courier New" w:hAnsi="Courier New"/>
      <w:sz w:val="20"/>
      <w:szCs w:val="20"/>
    </w:rPr>
  </w:style>
  <w:style w:type="character" w:styleId="PlaceholderText">
    <w:name w:val="Placeholder Text"/>
    <w:basedOn w:val="DefaultParagraphFont"/>
    <w:rsid w:val="002017F8"/>
    <w:rPr>
      <w:color w:val="808080"/>
    </w:rPr>
  </w:style>
  <w:style w:type="paragraph" w:styleId="BalloonText">
    <w:name w:val="Balloon Text"/>
    <w:basedOn w:val="Normal"/>
    <w:link w:val="BalloonTextChar"/>
    <w:rsid w:val="002017F8"/>
    <w:pPr>
      <w:spacing w:after="0"/>
    </w:pPr>
    <w:rPr>
      <w:rFonts w:ascii="Tahoma" w:hAnsi="Tahoma" w:cs="Tahoma"/>
      <w:sz w:val="16"/>
      <w:szCs w:val="16"/>
    </w:rPr>
  </w:style>
  <w:style w:type="character" w:customStyle="1" w:styleId="BalloonTextChar">
    <w:name w:val="Balloon Text Char"/>
    <w:basedOn w:val="DefaultParagraphFont"/>
    <w:link w:val="BalloonText"/>
    <w:rsid w:val="002017F8"/>
    <w:rPr>
      <w:rFonts w:ascii="Tahoma" w:hAnsi="Tahoma" w:cs="Tahoma"/>
      <w:sz w:val="16"/>
      <w:szCs w:val="16"/>
    </w:rPr>
  </w:style>
  <w:style w:type="table" w:styleId="TableGrid">
    <w:name w:val="Table Grid"/>
    <w:basedOn w:val="TableNormal"/>
    <w:uiPriority w:val="59"/>
    <w:rsid w:val="00CB4F56"/>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rsid w:val="00F167B2"/>
    <w:rPr>
      <w:sz w:val="16"/>
      <w:szCs w:val="16"/>
    </w:rPr>
  </w:style>
  <w:style w:type="paragraph" w:styleId="CommentText">
    <w:name w:val="annotation text"/>
    <w:basedOn w:val="Normal"/>
    <w:link w:val="CommentTextChar"/>
    <w:rsid w:val="00F167B2"/>
    <w:rPr>
      <w:sz w:val="20"/>
      <w:szCs w:val="20"/>
    </w:rPr>
  </w:style>
  <w:style w:type="character" w:customStyle="1" w:styleId="CommentTextChar">
    <w:name w:val="Comment Text Char"/>
    <w:basedOn w:val="DefaultParagraphFont"/>
    <w:link w:val="CommentText"/>
    <w:rsid w:val="00F167B2"/>
    <w:rPr>
      <w:sz w:val="20"/>
      <w:szCs w:val="20"/>
    </w:rPr>
  </w:style>
  <w:style w:type="paragraph" w:styleId="CommentSubject">
    <w:name w:val="annotation subject"/>
    <w:basedOn w:val="CommentText"/>
    <w:next w:val="CommentText"/>
    <w:link w:val="CommentSubjectChar"/>
    <w:rsid w:val="00F167B2"/>
    <w:rPr>
      <w:b/>
      <w:bCs/>
    </w:rPr>
  </w:style>
  <w:style w:type="character" w:customStyle="1" w:styleId="CommentSubjectChar">
    <w:name w:val="Comment Subject Char"/>
    <w:basedOn w:val="CommentTextChar"/>
    <w:link w:val="CommentSubject"/>
    <w:rsid w:val="00F167B2"/>
    <w:rPr>
      <w:b/>
      <w:bCs/>
      <w:sz w:val="20"/>
      <w:szCs w:val="20"/>
    </w:rPr>
  </w:style>
  <w:style w:type="paragraph" w:styleId="Revision">
    <w:name w:val="Revision"/>
    <w:hidden/>
    <w:rsid w:val="005B5129"/>
    <w:pPr>
      <w:spacing w:after="0"/>
    </w:pPr>
  </w:style>
  <w:style w:type="paragraph" w:styleId="Header">
    <w:name w:val="header"/>
    <w:basedOn w:val="Normal"/>
    <w:link w:val="HeaderChar"/>
    <w:uiPriority w:val="99"/>
    <w:rsid w:val="006C26FF"/>
    <w:pPr>
      <w:tabs>
        <w:tab w:val="center" w:pos="4680"/>
        <w:tab w:val="right" w:pos="9360"/>
      </w:tabs>
      <w:spacing w:after="0"/>
    </w:pPr>
  </w:style>
  <w:style w:type="character" w:customStyle="1" w:styleId="HeaderChar">
    <w:name w:val="Header Char"/>
    <w:basedOn w:val="DefaultParagraphFont"/>
    <w:link w:val="Header"/>
    <w:uiPriority w:val="99"/>
    <w:rsid w:val="006C26FF"/>
  </w:style>
  <w:style w:type="paragraph" w:styleId="Footer">
    <w:name w:val="footer"/>
    <w:basedOn w:val="Normal"/>
    <w:link w:val="FooterChar"/>
    <w:uiPriority w:val="99"/>
    <w:rsid w:val="006C26FF"/>
    <w:pPr>
      <w:tabs>
        <w:tab w:val="center" w:pos="4680"/>
        <w:tab w:val="right" w:pos="9360"/>
      </w:tabs>
      <w:spacing w:after="0"/>
    </w:pPr>
  </w:style>
  <w:style w:type="character" w:customStyle="1" w:styleId="FooterChar">
    <w:name w:val="Footer Char"/>
    <w:basedOn w:val="DefaultParagraphFont"/>
    <w:link w:val="Footer"/>
    <w:uiPriority w:val="99"/>
    <w:rsid w:val="006C2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97862">
      <w:bodyDiv w:val="1"/>
      <w:marLeft w:val="0"/>
      <w:marRight w:val="0"/>
      <w:marTop w:val="0"/>
      <w:marBottom w:val="0"/>
      <w:divBdr>
        <w:top w:val="none" w:sz="0" w:space="0" w:color="auto"/>
        <w:left w:val="none" w:sz="0" w:space="0" w:color="auto"/>
        <w:bottom w:val="none" w:sz="0" w:space="0" w:color="auto"/>
        <w:right w:val="none" w:sz="0" w:space="0" w:color="auto"/>
      </w:divBdr>
    </w:div>
    <w:div w:id="926159307">
      <w:bodyDiv w:val="1"/>
      <w:marLeft w:val="0"/>
      <w:marRight w:val="0"/>
      <w:marTop w:val="0"/>
      <w:marBottom w:val="0"/>
      <w:divBdr>
        <w:top w:val="none" w:sz="0" w:space="0" w:color="auto"/>
        <w:left w:val="none" w:sz="0" w:space="0" w:color="auto"/>
        <w:bottom w:val="none" w:sz="0" w:space="0" w:color="auto"/>
        <w:right w:val="none" w:sz="0" w:space="0" w:color="auto"/>
      </w:divBdr>
    </w:div>
    <w:div w:id="1501650884">
      <w:bodyDiv w:val="1"/>
      <w:marLeft w:val="0"/>
      <w:marRight w:val="0"/>
      <w:marTop w:val="0"/>
      <w:marBottom w:val="0"/>
      <w:divBdr>
        <w:top w:val="none" w:sz="0" w:space="0" w:color="auto"/>
        <w:left w:val="none" w:sz="0" w:space="0" w:color="auto"/>
        <w:bottom w:val="none" w:sz="0" w:space="0" w:color="auto"/>
        <w:right w:val="none" w:sz="0" w:space="0" w:color="auto"/>
      </w:divBdr>
    </w:div>
    <w:div w:id="1632057636">
      <w:bodyDiv w:val="1"/>
      <w:marLeft w:val="0"/>
      <w:marRight w:val="0"/>
      <w:marTop w:val="0"/>
      <w:marBottom w:val="0"/>
      <w:divBdr>
        <w:top w:val="none" w:sz="0" w:space="0" w:color="auto"/>
        <w:left w:val="none" w:sz="0" w:space="0" w:color="auto"/>
        <w:bottom w:val="none" w:sz="0" w:space="0" w:color="auto"/>
        <w:right w:val="none" w:sz="0" w:space="0" w:color="auto"/>
      </w:divBdr>
    </w:div>
    <w:div w:id="1862935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oleObject" Target="embeddings/oleObject9.bin"/><Relationship Id="rId47" Type="http://schemas.openxmlformats.org/officeDocument/2006/relationships/oleObject" Target="embeddings/oleObject12.bin"/><Relationship Id="rId63" Type="http://schemas.openxmlformats.org/officeDocument/2006/relationships/image" Target="media/image36.wmf"/><Relationship Id="rId68" Type="http://schemas.openxmlformats.org/officeDocument/2006/relationships/image" Target="media/image40.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oleObject" Target="embeddings/oleObject3.bin"/><Relationship Id="rId37" Type="http://schemas.openxmlformats.org/officeDocument/2006/relationships/oleObject" Target="embeddings/oleObject6.bin"/><Relationship Id="rId40" Type="http://schemas.openxmlformats.org/officeDocument/2006/relationships/oleObject" Target="embeddings/oleObject8.bin"/><Relationship Id="rId45" Type="http://schemas.openxmlformats.org/officeDocument/2006/relationships/oleObject" Target="embeddings/oleObject11.bin"/><Relationship Id="rId53" Type="http://schemas.openxmlformats.org/officeDocument/2006/relationships/image" Target="media/image30.wmf"/><Relationship Id="rId58" Type="http://schemas.openxmlformats.org/officeDocument/2006/relationships/oleObject" Target="embeddings/oleObject19.bin"/><Relationship Id="rId66" Type="http://schemas.openxmlformats.org/officeDocument/2006/relationships/image" Target="media/image38.jpe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5.wmf"/><Relationship Id="rId19" Type="http://schemas.openxmlformats.org/officeDocument/2006/relationships/image" Target="media/image12.wmf"/><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oleObject" Target="embeddings/oleObject5.bin"/><Relationship Id="rId43" Type="http://schemas.openxmlformats.org/officeDocument/2006/relationships/oleObject" Target="embeddings/oleObject10.bin"/><Relationship Id="rId48" Type="http://schemas.openxmlformats.org/officeDocument/2006/relationships/oleObject" Target="embeddings/oleObject13.bin"/><Relationship Id="rId56" Type="http://schemas.openxmlformats.org/officeDocument/2006/relationships/oleObject" Target="embeddings/oleObject18.bin"/><Relationship Id="rId64" Type="http://schemas.openxmlformats.org/officeDocument/2006/relationships/oleObject" Target="embeddings/oleObject21.bin"/><Relationship Id="rId69" Type="http://schemas.openxmlformats.org/officeDocument/2006/relationships/image" Target="media/image41.pn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15.bin"/><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2.bin"/><Relationship Id="rId33" Type="http://schemas.openxmlformats.org/officeDocument/2006/relationships/image" Target="media/image23.wmf"/><Relationship Id="rId38" Type="http://schemas.openxmlformats.org/officeDocument/2006/relationships/image" Target="media/image25.wmf"/><Relationship Id="rId46" Type="http://schemas.openxmlformats.org/officeDocument/2006/relationships/image" Target="media/image28.wmf"/><Relationship Id="rId59" Type="http://schemas.openxmlformats.org/officeDocument/2006/relationships/image" Target="media/image33.jpeg"/><Relationship Id="rId67" Type="http://schemas.openxmlformats.org/officeDocument/2006/relationships/image" Target="media/image39.png"/><Relationship Id="rId20" Type="http://schemas.openxmlformats.org/officeDocument/2006/relationships/oleObject" Target="embeddings/oleObject1.bin"/><Relationship Id="rId41" Type="http://schemas.openxmlformats.org/officeDocument/2006/relationships/image" Target="media/image26.wmf"/><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image" Target="media/image42.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4.wmf"/><Relationship Id="rId49" Type="http://schemas.openxmlformats.org/officeDocument/2006/relationships/oleObject" Target="embeddings/oleObject14.bin"/><Relationship Id="rId57" Type="http://schemas.openxmlformats.org/officeDocument/2006/relationships/image" Target="media/image32.wmf"/><Relationship Id="rId10" Type="http://schemas.openxmlformats.org/officeDocument/2006/relationships/image" Target="media/image3.jpeg"/><Relationship Id="rId31" Type="http://schemas.openxmlformats.org/officeDocument/2006/relationships/image" Target="media/image22.wmf"/><Relationship Id="rId44" Type="http://schemas.openxmlformats.org/officeDocument/2006/relationships/image" Target="media/image27.wmf"/><Relationship Id="rId52" Type="http://schemas.openxmlformats.org/officeDocument/2006/relationships/oleObject" Target="embeddings/oleObject16.bin"/><Relationship Id="rId60" Type="http://schemas.openxmlformats.org/officeDocument/2006/relationships/image" Target="media/image34.jpeg"/><Relationship Id="rId65" Type="http://schemas.openxmlformats.org/officeDocument/2006/relationships/image" Target="media/image37.jpe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oleObject" Target="embeddings/oleObject7.bin"/><Relationship Id="rId34" Type="http://schemas.openxmlformats.org/officeDocument/2006/relationships/oleObject" Target="embeddings/oleObject4.bin"/><Relationship Id="rId50" Type="http://schemas.openxmlformats.org/officeDocument/2006/relationships/image" Target="media/image29.wmf"/><Relationship Id="rId55" Type="http://schemas.openxmlformats.org/officeDocument/2006/relationships/image" Target="media/image31.wmf"/><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D0AA5-E40E-4343-BE0C-58FD4BEC3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6302</Words>
  <Characters>35927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42145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LP001</dc:creator>
  <cp:lastModifiedBy>Maureen Ross</cp:lastModifiedBy>
  <cp:revision>3</cp:revision>
  <dcterms:created xsi:type="dcterms:W3CDTF">2014-05-28T12:26:00Z</dcterms:created>
  <dcterms:modified xsi:type="dcterms:W3CDTF">2014-05-28T12:26:00Z</dcterms:modified>
</cp:coreProperties>
</file>